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5B135BF" w:rsidR="005C16CF" w:rsidRPr="00C63428" w:rsidRDefault="00640E1D" w:rsidP="00640E1D">
      <w:pPr>
        <w:pStyle w:val="Heading1"/>
        <w:rPr>
          <w:bCs/>
        </w:rPr>
      </w:pPr>
      <w:r>
        <w:t xml:space="preserve">02. </w:t>
      </w:r>
      <w:r w:rsidR="009838CC">
        <w:t>Photography Portfolio</w:t>
      </w:r>
    </w:p>
    <w:p w14:paraId="7479CE13" w14:textId="2807D181" w:rsidR="000760DF" w:rsidRPr="008C5A89" w:rsidRDefault="000760DF" w:rsidP="000760DF">
      <w:pPr>
        <w:pStyle w:val="Body"/>
        <w:rPr>
          <w:sz w:val="22"/>
          <w:szCs w:val="22"/>
          <w:lang w:val="en-US"/>
          <w:rPrChange w:id="0" w:author="Darina" w:date="2023-03-26T19:15:00Z">
            <w:rPr>
              <w:lang w:val="en-US"/>
            </w:rPr>
          </w:rPrChange>
        </w:rPr>
      </w:pPr>
      <w:r w:rsidRPr="008C5A89">
        <w:rPr>
          <w:sz w:val="22"/>
          <w:szCs w:val="22"/>
          <w:lang w:val="en-US"/>
          <w:rPrChange w:id="1" w:author="Darina" w:date="2023-03-26T19:15:00Z">
            <w:rPr>
              <w:lang w:val="en-US"/>
            </w:rPr>
          </w:rPrChange>
        </w:rPr>
        <w:t>You are given an unresponsive website (</w:t>
      </w:r>
      <w:r w:rsidRPr="008C5A89">
        <w:rPr>
          <w:b/>
          <w:bCs/>
          <w:sz w:val="22"/>
          <w:szCs w:val="22"/>
          <w:lang w:val="en-US"/>
          <w:rPrChange w:id="2" w:author="Darina" w:date="2023-03-26T19:15:00Z">
            <w:rPr>
              <w:b/>
              <w:bCs/>
              <w:lang w:val="en-US"/>
            </w:rPr>
          </w:rPrChange>
        </w:rPr>
        <w:t>HTML</w:t>
      </w:r>
      <w:r w:rsidRPr="008C5A89">
        <w:rPr>
          <w:b/>
          <w:bCs/>
          <w:sz w:val="22"/>
          <w:szCs w:val="22"/>
          <w:lang w:val="en-US"/>
          <w:rPrChange w:id="3" w:author="Darina" w:date="2023-03-26T19:15:00Z">
            <w:rPr>
              <w:lang w:val="en-GB"/>
            </w:rPr>
          </w:rPrChange>
        </w:rPr>
        <w:t xml:space="preserve"> + </w:t>
      </w:r>
      <w:r w:rsidRPr="008C5A89">
        <w:rPr>
          <w:b/>
          <w:bCs/>
          <w:sz w:val="22"/>
          <w:szCs w:val="22"/>
          <w:lang w:val="en-US"/>
          <w:rPrChange w:id="4" w:author="Darina" w:date="2023-03-26T19:15:00Z">
            <w:rPr>
              <w:b/>
              <w:bCs/>
              <w:lang w:val="en-GB"/>
            </w:rPr>
          </w:rPrChange>
        </w:rPr>
        <w:t>CSS</w:t>
      </w:r>
      <w:r w:rsidRPr="008C5A89">
        <w:rPr>
          <w:sz w:val="22"/>
          <w:szCs w:val="22"/>
          <w:lang w:val="en-US"/>
          <w:rPrChange w:id="5" w:author="Darina" w:date="2023-03-26T19:15:00Z">
            <w:rPr>
              <w:lang w:val="en-US"/>
            </w:rPr>
          </w:rPrChange>
        </w:rPr>
        <w:t xml:space="preserve"> + images). Your task is to</w:t>
      </w:r>
      <w:r w:rsidRPr="008C5A89">
        <w:rPr>
          <w:sz w:val="22"/>
          <w:szCs w:val="22"/>
          <w:lang w:val="en-US"/>
          <w:rPrChange w:id="6" w:author="Darina" w:date="2023-03-26T19:15:00Z">
            <w:rPr>
              <w:b/>
              <w:bCs/>
              <w:lang w:val="en-US"/>
            </w:rPr>
          </w:rPrChange>
        </w:rPr>
        <w:t xml:space="preserve"> </w:t>
      </w:r>
      <w:r w:rsidRPr="008C5A89">
        <w:rPr>
          <w:b/>
          <w:bCs/>
          <w:sz w:val="22"/>
          <w:szCs w:val="22"/>
          <w:lang w:val="en-US"/>
          <w:rPrChange w:id="7" w:author="Darina" w:date="2023-03-26T19:15:00Z">
            <w:rPr>
              <w:b/>
              <w:bCs/>
              <w:lang w:val="en-US"/>
            </w:rPr>
          </w:rPrChange>
        </w:rPr>
        <w:t>make the site responsive</w:t>
      </w:r>
      <w:r w:rsidRPr="008C5A89">
        <w:rPr>
          <w:sz w:val="22"/>
          <w:szCs w:val="22"/>
          <w:lang w:val="en-US"/>
          <w:rPrChange w:id="8" w:author="Darina" w:date="2023-03-26T19:15:00Z">
            <w:rPr>
              <w:lang w:val="en-US"/>
            </w:rPr>
          </w:rPrChange>
        </w:rPr>
        <w:t xml:space="preserve">. </w:t>
      </w:r>
    </w:p>
    <w:p w14:paraId="3292F553" w14:textId="77777777" w:rsidR="00151CDA" w:rsidRDefault="000760DF" w:rsidP="000760DF">
      <w:pPr>
        <w:pStyle w:val="Body"/>
        <w:rPr>
          <w:sz w:val="22"/>
          <w:szCs w:val="22"/>
          <w:lang w:val="en-US"/>
        </w:rPr>
      </w:pPr>
      <w:r w:rsidRPr="008C5A89">
        <w:rPr>
          <w:sz w:val="22"/>
          <w:szCs w:val="22"/>
          <w:lang w:val="en-US"/>
          <w:rPrChange w:id="9" w:author="Darina" w:date="2023-03-26T19:15:00Z">
            <w:rPr>
              <w:lang w:val="en-US"/>
            </w:rPr>
          </w:rPrChange>
        </w:rPr>
        <w:t>The site layout should change according to the browser viewport / screen size.</w:t>
      </w:r>
      <w:r>
        <w:rPr>
          <w:sz w:val="22"/>
          <w:szCs w:val="22"/>
          <w:lang w:val="en-US"/>
        </w:rPr>
        <w:t xml:space="preserve"> </w:t>
      </w:r>
    </w:p>
    <w:p w14:paraId="7FE3AD3A" w14:textId="73B4A6A8" w:rsidR="000760DF" w:rsidRDefault="000760DF" w:rsidP="000760DF">
      <w:pPr>
        <w:pStyle w:val="Body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You need to implement </w:t>
      </w:r>
      <w:r w:rsidR="00EE1E0D">
        <w:rPr>
          <w:sz w:val="22"/>
          <w:szCs w:val="22"/>
          <w:lang w:val="en-US"/>
        </w:rPr>
        <w:t xml:space="preserve">1 </w:t>
      </w:r>
      <w:r>
        <w:rPr>
          <w:sz w:val="22"/>
          <w:szCs w:val="22"/>
          <w:lang w:val="en-US"/>
        </w:rPr>
        <w:t xml:space="preserve">layout: </w:t>
      </w:r>
      <w:r>
        <w:rPr>
          <w:b/>
          <w:bCs/>
          <w:sz w:val="22"/>
          <w:szCs w:val="22"/>
          <w:lang w:val="en-US"/>
        </w:rPr>
        <w:t xml:space="preserve">width &lt;= </w:t>
      </w:r>
      <w:r w:rsidR="00640C00">
        <w:rPr>
          <w:b/>
          <w:bCs/>
          <w:sz w:val="22"/>
          <w:szCs w:val="22"/>
          <w:lang w:val="en-US"/>
        </w:rPr>
        <w:t>600</w:t>
      </w:r>
      <w:r>
        <w:rPr>
          <w:b/>
          <w:bCs/>
          <w:sz w:val="22"/>
          <w:szCs w:val="22"/>
          <w:lang w:val="en-US"/>
        </w:rPr>
        <w:t>p</w:t>
      </w:r>
      <w:ins w:id="10" w:author="Darina" w:date="2023-03-26T19:13:00Z">
        <w:r w:rsidR="008C5A89">
          <w:rPr>
            <w:b/>
            <w:bCs/>
            <w:sz w:val="22"/>
            <w:szCs w:val="22"/>
            <w:lang w:val="en-US"/>
          </w:rPr>
          <w:t>x</w:t>
        </w:r>
      </w:ins>
      <w:r w:rsidR="008D0122">
        <w:rPr>
          <w:b/>
          <w:bCs/>
          <w:sz w:val="22"/>
          <w:szCs w:val="22"/>
          <w:lang w:val="en-US"/>
        </w:rPr>
        <w:t>.</w:t>
      </w:r>
      <w:r w:rsidR="008D0122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The figures below represent </w:t>
      </w:r>
      <w:r w:rsidR="00244094">
        <w:rPr>
          <w:sz w:val="22"/>
          <w:szCs w:val="22"/>
          <w:lang w:val="en-US"/>
        </w:rPr>
        <w:t xml:space="preserve">this </w:t>
      </w:r>
      <w:commentRangeStart w:id="11"/>
      <w:r w:rsidR="00244094">
        <w:rPr>
          <w:sz w:val="22"/>
          <w:szCs w:val="22"/>
          <w:lang w:val="en-US"/>
        </w:rPr>
        <w:t>layout</w:t>
      </w:r>
      <w:commentRangeEnd w:id="11"/>
      <w:r w:rsidR="00207479">
        <w:rPr>
          <w:rStyle w:val="CommentReference"/>
          <w:rFonts w:asciiTheme="minorHAnsi" w:eastAsiaTheme="minorHAnsi" w:hAnsiTheme="minorHAnsi" w:cstheme="minorBidi"/>
          <w:color w:val="auto"/>
          <w:lang w:val="en-US"/>
        </w:rPr>
        <w:commentReference w:id="11"/>
      </w:r>
      <w:r>
        <w:rPr>
          <w:sz w:val="22"/>
          <w:szCs w:val="22"/>
          <w:lang w:val="en-US"/>
        </w:rPr>
        <w:t>:</w:t>
      </w:r>
    </w:p>
    <w:p w14:paraId="61B3B962" w14:textId="535228E8" w:rsidR="00804305" w:rsidRPr="00BB1433" w:rsidRDefault="008D0122" w:rsidP="00BB1433">
      <w:pPr>
        <w:pStyle w:val="ListParagraph"/>
        <w:numPr>
          <w:ilvl w:val="0"/>
          <w:numId w:val="16"/>
        </w:numPr>
      </w:pPr>
      <w:r w:rsidRPr="008D0122">
        <w:rPr>
          <w:b/>
          <w:bCs/>
        </w:rPr>
        <w:t>width &lt;= 600px</w:t>
      </w:r>
      <w:r w:rsidR="00804305">
        <w:rPr>
          <w:b/>
          <w:bCs/>
        </w:rPr>
        <w:t xml:space="preserve"> (mobile)</w:t>
      </w:r>
    </w:p>
    <w:p w14:paraId="11F82E24" w14:textId="2FBCA665" w:rsidR="00BB1433" w:rsidRDefault="00CE35D2" w:rsidP="00753A3D">
      <w:pPr>
        <w:ind w:left="360"/>
      </w:pPr>
      <w:r w:rsidRPr="00CE35D2">
        <w:rPr>
          <w:noProof/>
        </w:rPr>
        <w:drawing>
          <wp:inline distT="0" distB="0" distL="0" distR="0" wp14:anchorId="73482F67" wp14:editId="29D25FAA">
            <wp:extent cx="734679" cy="7757160"/>
            <wp:effectExtent l="0" t="0" r="889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0268" cy="802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906" w14:textId="77777777" w:rsidR="00B00FBD" w:rsidRPr="00B00FBD" w:rsidRDefault="00B00FBD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en-GB"/>
        </w:rPr>
      </w:pPr>
      <w:r w:rsidRPr="00B00FBD">
        <w:rPr>
          <w:lang w:val="en-GB"/>
        </w:rPr>
        <w:lastRenderedPageBreak/>
        <w:t>Output</w:t>
      </w:r>
    </w:p>
    <w:p w14:paraId="050BE986" w14:textId="22693994" w:rsidR="00B00FBD" w:rsidRDefault="00B00FBD" w:rsidP="00B00FBD">
      <w:r>
        <w:t xml:space="preserve">The output should be valid </w:t>
      </w:r>
      <w:r w:rsidRPr="00833430">
        <w:rPr>
          <w:b/>
        </w:rPr>
        <w:t>HTML5</w:t>
      </w:r>
      <w:r>
        <w:t xml:space="preserve"> + </w:t>
      </w:r>
      <w:r w:rsidRPr="00833430">
        <w:rPr>
          <w:b/>
        </w:rPr>
        <w:t>CSS3</w:t>
      </w:r>
      <w:r>
        <w:t xml:space="preserve"> + </w:t>
      </w:r>
      <w:r w:rsidRPr="00E85DFC">
        <w:rPr>
          <w:b/>
          <w:bCs/>
        </w:rPr>
        <w:t>images</w:t>
      </w:r>
      <w:r>
        <w:t xml:space="preserve"> that implement the </w:t>
      </w:r>
      <w:del w:id="12" w:author="Darina" w:date="2023-03-26T19:14:00Z">
        <w:r w:rsidDel="008C5A89">
          <w:delText xml:space="preserve">above </w:delText>
        </w:r>
      </w:del>
      <w:r>
        <w:t>responsive site</w:t>
      </w:r>
      <w:ins w:id="13" w:author="Darina" w:date="2023-03-26T19:14:00Z">
        <w:r w:rsidR="008C5A89">
          <w:t xml:space="preserve"> above</w:t>
        </w:r>
      </w:ins>
      <w:r>
        <w:t>.</w:t>
      </w:r>
    </w:p>
    <w:p w14:paraId="350A71F4" w14:textId="1BAD5532" w:rsidR="00B00FBD" w:rsidRPr="008F6D3D" w:rsidRDefault="00193209" w:rsidP="00B00FBD">
      <w:pPr>
        <w:pStyle w:val="Heading2"/>
        <w:numPr>
          <w:ilvl w:val="0"/>
          <w:numId w:val="0"/>
        </w:numPr>
        <w:spacing w:before="0"/>
        <w:ind w:left="360" w:hanging="360"/>
        <w:rPr>
          <w:lang w:val="de-DE"/>
        </w:rPr>
      </w:pPr>
      <w:r w:rsidRPr="00193209">
        <w:rPr>
          <w:lang w:val="de-DE"/>
        </w:rPr>
        <w:t>Constraints</w:t>
      </w:r>
    </w:p>
    <w:p w14:paraId="6CC260EC" w14:textId="6A86EBA1" w:rsidR="00B00FBD" w:rsidRDefault="00F03AE5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F03AE5">
        <w:rPr>
          <w:bCs/>
        </w:rPr>
        <w:t xml:space="preserve">You should write styles </w:t>
      </w:r>
      <w:r w:rsidRPr="00F03AE5">
        <w:rPr>
          <w:b/>
        </w:rPr>
        <w:t>only</w:t>
      </w:r>
      <w:r w:rsidRPr="00F03AE5">
        <w:rPr>
          <w:bCs/>
        </w:rPr>
        <w:t xml:space="preserve"> in</w:t>
      </w:r>
      <w:ins w:id="14" w:author="Darina" w:date="2023-03-26T19:14:00Z">
        <w:r w:rsidR="008C5A89">
          <w:rPr>
            <w:bCs/>
          </w:rPr>
          <w:t xml:space="preserve"> the file</w:t>
        </w:r>
      </w:ins>
      <w:r w:rsidRPr="00F03AE5">
        <w:rPr>
          <w:bCs/>
        </w:rPr>
        <w:t xml:space="preserve"> </w:t>
      </w:r>
      <w:r w:rsidRPr="008C5A89">
        <w:rPr>
          <w:bCs/>
          <w:i/>
          <w:iCs/>
          <w:rPrChange w:id="15" w:author="Darina" w:date="2023-03-26T19:14:00Z">
            <w:rPr>
              <w:rStyle w:val="CodeChar"/>
            </w:rPr>
          </w:rPrChange>
        </w:rPr>
        <w:t>responsive.css</w:t>
      </w:r>
      <w:del w:id="16" w:author="Darina" w:date="2023-03-26T19:14:00Z">
        <w:r w:rsidRPr="00F03AE5" w:rsidDel="008C5A89">
          <w:rPr>
            <w:bCs/>
          </w:rPr>
          <w:delText xml:space="preserve"> file</w:delText>
        </w:r>
      </w:del>
      <w:r w:rsidRPr="00F03AE5">
        <w:rPr>
          <w:bCs/>
        </w:rPr>
        <w:t>.</w:t>
      </w:r>
    </w:p>
    <w:p w14:paraId="0E7770CE" w14:textId="23E0168A" w:rsidR="00193209" w:rsidRPr="00F03AE5" w:rsidRDefault="00193209" w:rsidP="00B00FBD">
      <w:pPr>
        <w:pStyle w:val="ListParagraph"/>
        <w:numPr>
          <w:ilvl w:val="0"/>
          <w:numId w:val="15"/>
        </w:numPr>
        <w:spacing w:before="0" w:after="160" w:line="259" w:lineRule="auto"/>
        <w:rPr>
          <w:bCs/>
        </w:rPr>
      </w:pPr>
      <w:r w:rsidRPr="00193209">
        <w:rPr>
          <w:bCs/>
        </w:rPr>
        <w:t xml:space="preserve">The site should open correctly in the </w:t>
      </w:r>
      <w:r w:rsidRPr="00193209">
        <w:rPr>
          <w:b/>
        </w:rPr>
        <w:t>latest</w:t>
      </w:r>
      <w:r w:rsidRPr="00193209">
        <w:rPr>
          <w:bCs/>
        </w:rPr>
        <w:t xml:space="preserve"> version of </w:t>
      </w:r>
      <w:r w:rsidRPr="00193209">
        <w:rPr>
          <w:b/>
        </w:rPr>
        <w:t>Chrome</w:t>
      </w:r>
      <w:ins w:id="17" w:author="Darina" w:date="2023-03-26T19:14:00Z">
        <w:r w:rsidR="008C5A89" w:rsidRPr="008C5A89">
          <w:rPr>
            <w:bCs/>
            <w:rPrChange w:id="18" w:author="Darina" w:date="2023-03-26T19:14:00Z">
              <w:rPr>
                <w:b/>
              </w:rPr>
            </w:rPrChange>
          </w:rPr>
          <w:t>.</w:t>
        </w:r>
      </w:ins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Darina" w:date="2023-03-26T19:18:00Z" w:initials="D">
    <w:p w14:paraId="699EF794" w14:textId="7B68DE15" w:rsidR="00207479" w:rsidRPr="00207479" w:rsidRDefault="00207479">
      <w:pPr>
        <w:pStyle w:val="CommentText"/>
        <w:rPr>
          <w:lang w:val="bg-BG"/>
        </w:rPr>
      </w:pPr>
      <w:r>
        <w:rPr>
          <w:rStyle w:val="CommentReference"/>
        </w:rPr>
        <w:annotationRef/>
      </w:r>
      <w:r>
        <w:rPr>
          <w:lang w:val="bg-BG"/>
        </w:rPr>
        <w:t>Даденият скрийншот в ресурсите губи качеството си, като се увеличи, нека се смени с такъв, който курсистите могат да увеличават и да разглеждат отблизо.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9EF79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B18ED" w16cex:dateUtc="2023-03-26T16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9EF794" w16cid:durableId="27CB18E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47A8A" w14:textId="77777777" w:rsidR="00985713" w:rsidRDefault="00985713" w:rsidP="008068A2">
      <w:pPr>
        <w:spacing w:after="0" w:line="240" w:lineRule="auto"/>
      </w:pPr>
      <w:r>
        <w:separator/>
      </w:r>
    </w:p>
  </w:endnote>
  <w:endnote w:type="continuationSeparator" w:id="0">
    <w:p w14:paraId="561B872A" w14:textId="77777777" w:rsidR="00985713" w:rsidRDefault="0098571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9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9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0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0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B5053" w14:textId="77777777" w:rsidR="00985713" w:rsidRDefault="00985713" w:rsidP="008068A2">
      <w:pPr>
        <w:spacing w:after="0" w:line="240" w:lineRule="auto"/>
      </w:pPr>
      <w:r>
        <w:separator/>
      </w:r>
    </w:p>
  </w:footnote>
  <w:footnote w:type="continuationSeparator" w:id="0">
    <w:p w14:paraId="54922EAB" w14:textId="77777777" w:rsidR="00985713" w:rsidRDefault="0098571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F51D13"/>
    <w:multiLevelType w:val="hybridMultilevel"/>
    <w:tmpl w:val="3CE0B3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708998">
    <w:abstractNumId w:val="5"/>
  </w:num>
  <w:num w:numId="2" w16cid:durableId="2010210804">
    <w:abstractNumId w:val="13"/>
  </w:num>
  <w:num w:numId="3" w16cid:durableId="1009867030">
    <w:abstractNumId w:val="7"/>
  </w:num>
  <w:num w:numId="4" w16cid:durableId="80372171">
    <w:abstractNumId w:val="14"/>
  </w:num>
  <w:num w:numId="5" w16cid:durableId="97142779">
    <w:abstractNumId w:val="6"/>
  </w:num>
  <w:num w:numId="6" w16cid:durableId="816336669">
    <w:abstractNumId w:val="11"/>
  </w:num>
  <w:num w:numId="7" w16cid:durableId="772669455">
    <w:abstractNumId w:val="12"/>
  </w:num>
  <w:num w:numId="8" w16cid:durableId="350910992">
    <w:abstractNumId w:val="1"/>
  </w:num>
  <w:num w:numId="9" w16cid:durableId="870724279">
    <w:abstractNumId w:val="10"/>
  </w:num>
  <w:num w:numId="10" w16cid:durableId="653803643">
    <w:abstractNumId w:val="4"/>
  </w:num>
  <w:num w:numId="11" w16cid:durableId="290861619">
    <w:abstractNumId w:val="8"/>
  </w:num>
  <w:num w:numId="12" w16cid:durableId="35551163">
    <w:abstractNumId w:val="2"/>
  </w:num>
  <w:num w:numId="13" w16cid:durableId="922835437">
    <w:abstractNumId w:val="0"/>
  </w:num>
  <w:num w:numId="14" w16cid:durableId="1514563167">
    <w:abstractNumId w:val="15"/>
  </w:num>
  <w:num w:numId="15" w16cid:durableId="868109820">
    <w:abstractNumId w:val="3"/>
  </w:num>
  <w:num w:numId="16" w16cid:durableId="1300955537">
    <w:abstractNumId w:val="9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rina">
    <w15:presenceInfo w15:providerId="None" w15:userId="Dari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zMzEzszC0NDEwNTJQ0lEKTi0uzszPAykwqwUApDI0KSwAAAA=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760DF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0288"/>
    <w:rsid w:val="00151CDA"/>
    <w:rsid w:val="00157672"/>
    <w:rsid w:val="001604EF"/>
    <w:rsid w:val="00160E30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90E0D"/>
    <w:rsid w:val="00193209"/>
    <w:rsid w:val="00194975"/>
    <w:rsid w:val="001A6728"/>
    <w:rsid w:val="001B3645"/>
    <w:rsid w:val="001B4308"/>
    <w:rsid w:val="001B51A7"/>
    <w:rsid w:val="001B7060"/>
    <w:rsid w:val="001C1FCD"/>
    <w:rsid w:val="001C59FF"/>
    <w:rsid w:val="001D1D58"/>
    <w:rsid w:val="001D2464"/>
    <w:rsid w:val="001D4F04"/>
    <w:rsid w:val="001D50AE"/>
    <w:rsid w:val="001D6A79"/>
    <w:rsid w:val="001E1161"/>
    <w:rsid w:val="001E3FEF"/>
    <w:rsid w:val="001F38BB"/>
    <w:rsid w:val="00202683"/>
    <w:rsid w:val="00205A72"/>
    <w:rsid w:val="00207479"/>
    <w:rsid w:val="002104AD"/>
    <w:rsid w:val="00210D4D"/>
    <w:rsid w:val="00213AEA"/>
    <w:rsid w:val="00215FCE"/>
    <w:rsid w:val="002326A7"/>
    <w:rsid w:val="00232E7D"/>
    <w:rsid w:val="00242AA1"/>
    <w:rsid w:val="00244094"/>
    <w:rsid w:val="00246B17"/>
    <w:rsid w:val="00263617"/>
    <w:rsid w:val="00264287"/>
    <w:rsid w:val="0026589D"/>
    <w:rsid w:val="002664E1"/>
    <w:rsid w:val="002674C4"/>
    <w:rsid w:val="002756A6"/>
    <w:rsid w:val="002766EB"/>
    <w:rsid w:val="002819B5"/>
    <w:rsid w:val="002824A9"/>
    <w:rsid w:val="002853F4"/>
    <w:rsid w:val="002949C7"/>
    <w:rsid w:val="00296007"/>
    <w:rsid w:val="002A2D2D"/>
    <w:rsid w:val="002B0CD7"/>
    <w:rsid w:val="002B2EC1"/>
    <w:rsid w:val="002B79DB"/>
    <w:rsid w:val="002C539D"/>
    <w:rsid w:val="002C71C6"/>
    <w:rsid w:val="002D07CA"/>
    <w:rsid w:val="002D74A4"/>
    <w:rsid w:val="002E13E9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1776"/>
    <w:rsid w:val="0049589F"/>
    <w:rsid w:val="00495C5E"/>
    <w:rsid w:val="004A7E77"/>
    <w:rsid w:val="004B0253"/>
    <w:rsid w:val="004B075E"/>
    <w:rsid w:val="004B6AD4"/>
    <w:rsid w:val="004B76EA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2B6F"/>
    <w:rsid w:val="00515B0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698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AF8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0C00"/>
    <w:rsid w:val="00640E1D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0932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0C60"/>
    <w:rsid w:val="00704432"/>
    <w:rsid w:val="007051DF"/>
    <w:rsid w:val="00710BEB"/>
    <w:rsid w:val="00716376"/>
    <w:rsid w:val="00724DA4"/>
    <w:rsid w:val="00726382"/>
    <w:rsid w:val="0072721C"/>
    <w:rsid w:val="00733391"/>
    <w:rsid w:val="007415A1"/>
    <w:rsid w:val="00741CBC"/>
    <w:rsid w:val="0075140D"/>
    <w:rsid w:val="00751F2E"/>
    <w:rsid w:val="00753A3D"/>
    <w:rsid w:val="00763912"/>
    <w:rsid w:val="00764A17"/>
    <w:rsid w:val="00770285"/>
    <w:rsid w:val="00770DF3"/>
    <w:rsid w:val="00772334"/>
    <w:rsid w:val="007726FD"/>
    <w:rsid w:val="00773B30"/>
    <w:rsid w:val="0077486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4305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5A89"/>
    <w:rsid w:val="008C612D"/>
    <w:rsid w:val="008D0122"/>
    <w:rsid w:val="008D6097"/>
    <w:rsid w:val="008D6393"/>
    <w:rsid w:val="008E3434"/>
    <w:rsid w:val="008E6A89"/>
    <w:rsid w:val="008E6CF3"/>
    <w:rsid w:val="008F202C"/>
    <w:rsid w:val="008F2C69"/>
    <w:rsid w:val="008F5B43"/>
    <w:rsid w:val="008F5FDB"/>
    <w:rsid w:val="008F764E"/>
    <w:rsid w:val="009014CC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838CC"/>
    <w:rsid w:val="00985713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047"/>
    <w:rsid w:val="00AD66BD"/>
    <w:rsid w:val="00AD7081"/>
    <w:rsid w:val="00AE05D3"/>
    <w:rsid w:val="00AE2D0C"/>
    <w:rsid w:val="00AE355A"/>
    <w:rsid w:val="00AF5CA9"/>
    <w:rsid w:val="00B00B4C"/>
    <w:rsid w:val="00B00FBD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BD4"/>
    <w:rsid w:val="00BA1F40"/>
    <w:rsid w:val="00BA4820"/>
    <w:rsid w:val="00BA6F96"/>
    <w:rsid w:val="00BA746B"/>
    <w:rsid w:val="00BB05FA"/>
    <w:rsid w:val="00BB0EEA"/>
    <w:rsid w:val="00BB1433"/>
    <w:rsid w:val="00BB4510"/>
    <w:rsid w:val="00BB5B10"/>
    <w:rsid w:val="00BC1287"/>
    <w:rsid w:val="00BC56D6"/>
    <w:rsid w:val="00BD0B47"/>
    <w:rsid w:val="00BD0F47"/>
    <w:rsid w:val="00BE399E"/>
    <w:rsid w:val="00BF08F6"/>
    <w:rsid w:val="00BF1775"/>
    <w:rsid w:val="00BF201D"/>
    <w:rsid w:val="00BF224C"/>
    <w:rsid w:val="00BF408E"/>
    <w:rsid w:val="00BF493A"/>
    <w:rsid w:val="00C0001F"/>
    <w:rsid w:val="00C029E7"/>
    <w:rsid w:val="00C037CF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3F2"/>
    <w:rsid w:val="00C21A82"/>
    <w:rsid w:val="00C27853"/>
    <w:rsid w:val="00C341E3"/>
    <w:rsid w:val="00C355A5"/>
    <w:rsid w:val="00C427BE"/>
    <w:rsid w:val="00C43B64"/>
    <w:rsid w:val="00C46A03"/>
    <w:rsid w:val="00C51276"/>
    <w:rsid w:val="00C53F37"/>
    <w:rsid w:val="00C5499A"/>
    <w:rsid w:val="00C56C4D"/>
    <w:rsid w:val="00C57F0A"/>
    <w:rsid w:val="00C61DF7"/>
    <w:rsid w:val="00C62A0F"/>
    <w:rsid w:val="00C63428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221"/>
    <w:rsid w:val="00CE2360"/>
    <w:rsid w:val="00CE236C"/>
    <w:rsid w:val="00CE35D2"/>
    <w:rsid w:val="00CF0047"/>
    <w:rsid w:val="00CF08D5"/>
    <w:rsid w:val="00D11722"/>
    <w:rsid w:val="00D15604"/>
    <w:rsid w:val="00D22895"/>
    <w:rsid w:val="00D22B42"/>
    <w:rsid w:val="00D3404A"/>
    <w:rsid w:val="00D42038"/>
    <w:rsid w:val="00D42A25"/>
    <w:rsid w:val="00D4354E"/>
    <w:rsid w:val="00D43F69"/>
    <w:rsid w:val="00D443B2"/>
    <w:rsid w:val="00D47FEE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1D32"/>
    <w:rsid w:val="00DE5663"/>
    <w:rsid w:val="00DF00FA"/>
    <w:rsid w:val="00DF3395"/>
    <w:rsid w:val="00DF51C8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27D2F"/>
    <w:rsid w:val="00E32F85"/>
    <w:rsid w:val="00E33410"/>
    <w:rsid w:val="00E33491"/>
    <w:rsid w:val="00E34C65"/>
    <w:rsid w:val="00E36FD8"/>
    <w:rsid w:val="00E37380"/>
    <w:rsid w:val="00E433F9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1403"/>
    <w:rsid w:val="00EA19E6"/>
    <w:rsid w:val="00EA3B29"/>
    <w:rsid w:val="00EA7F6D"/>
    <w:rsid w:val="00EB7421"/>
    <w:rsid w:val="00EC36F5"/>
    <w:rsid w:val="00EC5A4D"/>
    <w:rsid w:val="00ED0DEA"/>
    <w:rsid w:val="00ED2F9C"/>
    <w:rsid w:val="00ED73C4"/>
    <w:rsid w:val="00EE1E0D"/>
    <w:rsid w:val="00EE2CF7"/>
    <w:rsid w:val="00EE5D37"/>
    <w:rsid w:val="00F0137D"/>
    <w:rsid w:val="00F01424"/>
    <w:rsid w:val="00F01575"/>
    <w:rsid w:val="00F03AE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paragraph" w:customStyle="1" w:styleId="Body">
    <w:name w:val="Body"/>
    <w:rsid w:val="000760DF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paragraph" w:styleId="Revision">
    <w:name w:val="Revision"/>
    <w:hidden/>
    <w:uiPriority w:val="99"/>
    <w:semiHidden/>
    <w:rsid w:val="008C5A89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2074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747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74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74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747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50CAEC-60E8-4FA8-AE38-8A1893B495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03A594-165F-4B2B-A452-350E1EC4660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F9D2841-00F6-4DD9-A9BA-232229E50A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A709793-1961-469D-8514-6343B42FAA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</Pages>
  <Words>84</Words>
  <Characters>485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Darina</cp:lastModifiedBy>
  <cp:revision>365</cp:revision>
  <cp:lastPrinted>2015-10-26T22:35:00Z</cp:lastPrinted>
  <dcterms:created xsi:type="dcterms:W3CDTF">2019-11-12T12:29:00Z</dcterms:created>
  <dcterms:modified xsi:type="dcterms:W3CDTF">2023-03-26T16:19:00Z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