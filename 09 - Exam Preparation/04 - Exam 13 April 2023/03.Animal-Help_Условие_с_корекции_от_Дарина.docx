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541578" w14:textId="60B09F75" w:rsidR="005C16CF" w:rsidRDefault="00903364" w:rsidP="009E59A8">
      <w:pPr>
        <w:pStyle w:val="Heading1"/>
        <w:numPr>
          <w:ilvl w:val="0"/>
          <w:numId w:val="15"/>
        </w:numPr>
        <w:rPr>
          <w:bCs/>
        </w:rPr>
      </w:pPr>
      <w:r>
        <w:t>Animal Help</w:t>
      </w:r>
    </w:p>
    <w:p w14:paraId="62A3DE55" w14:textId="4787381A" w:rsidR="004B075E" w:rsidRDefault="004B075E" w:rsidP="004B075E">
      <w:pPr>
        <w:pStyle w:val="BodyA"/>
        <w:rPr>
          <w:rStyle w:val="None"/>
          <w:lang w:val="en-US"/>
        </w:rPr>
      </w:pPr>
      <w:r>
        <w:rPr>
          <w:rStyle w:val="None"/>
          <w:lang w:val="en-US"/>
        </w:rPr>
        <w:t xml:space="preserve">Create a Web page (HTML5 + CSS3 + images) that looks </w:t>
      </w:r>
      <w:del w:id="0" w:author="Darina" w:date="2023-03-26T20:37:00Z">
        <w:r w:rsidDel="00A16C42">
          <w:rPr>
            <w:rStyle w:val="None"/>
            <w:lang w:val="en-US"/>
          </w:rPr>
          <w:delText xml:space="preserve">and behaves </w:delText>
        </w:r>
      </w:del>
      <w:r>
        <w:rPr>
          <w:rStyle w:val="None"/>
          <w:lang w:val="en-US"/>
        </w:rPr>
        <w:t>like the screenshot below:</w:t>
      </w:r>
    </w:p>
    <w:p w14:paraId="0D3F7BF5" w14:textId="6ECB2F06" w:rsidR="001623FE" w:rsidRDefault="008C0CFD" w:rsidP="008C0CFD">
      <w:r w:rsidRPr="008C0CFD">
        <w:rPr>
          <w:noProof/>
        </w:rPr>
        <w:drawing>
          <wp:inline distT="0" distB="0" distL="0" distR="0" wp14:anchorId="03D7E0BC" wp14:editId="5CF4AEB5">
            <wp:extent cx="3276600" cy="8464553"/>
            <wp:effectExtent l="0" t="0" r="0" b="0"/>
            <wp:docPr id="9" name="Картин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78461" cy="846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5468F" w14:textId="31673AF0" w:rsidR="00A10552" w:rsidRDefault="00A10552" w:rsidP="00A10552">
      <w:pPr>
        <w:pStyle w:val="BodyA"/>
        <w:rPr>
          <w:rStyle w:val="None"/>
          <w:lang w:val="en-US"/>
        </w:rPr>
      </w:pPr>
      <w:r>
        <w:rPr>
          <w:rStyle w:val="None"/>
          <w:lang w:val="en-US"/>
        </w:rPr>
        <w:lastRenderedPageBreak/>
        <w:t xml:space="preserve">You </w:t>
      </w:r>
      <w:r>
        <w:rPr>
          <w:rStyle w:val="None"/>
          <w:noProof/>
          <w:lang w:val="en-US"/>
        </w:rPr>
        <w:t>are given</w:t>
      </w:r>
      <w:r>
        <w:rPr>
          <w:rStyle w:val="None"/>
          <w:lang w:val="en-US"/>
        </w:rPr>
        <w:t xml:space="preserve"> the </w:t>
      </w:r>
      <w:del w:id="1" w:author="Darina" w:date="2023-03-26T20:38:00Z">
        <w:r w:rsidDel="00A16C42">
          <w:rPr>
            <w:rStyle w:val="None"/>
            <w:lang w:val="en-US"/>
          </w:rPr>
          <w:delText xml:space="preserve">above </w:delText>
        </w:r>
      </w:del>
      <w:r>
        <w:rPr>
          <w:rStyle w:val="None"/>
          <w:lang w:val="en-US"/>
        </w:rPr>
        <w:t>screenshot</w:t>
      </w:r>
      <w:del w:id="2" w:author="Darina" w:date="2023-03-26T20:37:00Z">
        <w:r w:rsidDel="00A16C42">
          <w:rPr>
            <w:rStyle w:val="None"/>
            <w:lang w:val="en-US"/>
          </w:rPr>
          <w:delText>s</w:delText>
        </w:r>
      </w:del>
      <w:r>
        <w:rPr>
          <w:rStyle w:val="None"/>
          <w:lang w:val="en-US"/>
        </w:rPr>
        <w:t xml:space="preserve"> </w:t>
      </w:r>
      <w:ins w:id="3" w:author="Darina" w:date="2023-03-26T20:38:00Z">
        <w:r w:rsidR="00A16C42">
          <w:rPr>
            <w:rStyle w:val="None"/>
            <w:lang w:val="en-US"/>
          </w:rPr>
          <w:t xml:space="preserve">above </w:t>
        </w:r>
      </w:ins>
      <w:r>
        <w:rPr>
          <w:rStyle w:val="None"/>
          <w:lang w:val="en-US"/>
        </w:rPr>
        <w:t>+ all required images.</w:t>
      </w:r>
    </w:p>
    <w:p w14:paraId="18C81C30" w14:textId="77777777" w:rsidR="00A10552" w:rsidRPr="00174F2A" w:rsidRDefault="00A10552" w:rsidP="00A10552">
      <w:pPr>
        <w:pStyle w:val="Heading3"/>
        <w:rPr>
          <w:lang w:val="bg-BG"/>
        </w:rPr>
      </w:pPr>
      <w:r>
        <w:t>Output</w:t>
      </w:r>
    </w:p>
    <w:p w14:paraId="247CF08E" w14:textId="34694336" w:rsidR="00A10552" w:rsidRPr="00947282" w:rsidRDefault="00A10552" w:rsidP="00947282">
      <w:pPr>
        <w:pStyle w:val="BodyA"/>
        <w:rPr>
          <w:lang w:val="en-US"/>
        </w:rPr>
      </w:pPr>
      <w:r>
        <w:rPr>
          <w:rStyle w:val="None"/>
          <w:lang w:val="en-US"/>
        </w:rPr>
        <w:t xml:space="preserve">The output should be valid </w:t>
      </w:r>
      <w:r w:rsidRPr="00A10552">
        <w:rPr>
          <w:rStyle w:val="None"/>
          <w:b/>
          <w:bCs/>
          <w:lang w:val="en-US"/>
        </w:rPr>
        <w:t>HTML5</w:t>
      </w:r>
      <w:r>
        <w:rPr>
          <w:rStyle w:val="None"/>
          <w:lang w:val="en-US"/>
        </w:rPr>
        <w:t xml:space="preserve"> + </w:t>
      </w:r>
      <w:r w:rsidRPr="00A10552">
        <w:rPr>
          <w:rStyle w:val="None"/>
          <w:b/>
          <w:bCs/>
          <w:lang w:val="en-US"/>
        </w:rPr>
        <w:t>CSS3</w:t>
      </w:r>
      <w:r>
        <w:rPr>
          <w:rStyle w:val="None"/>
          <w:lang w:val="en-US"/>
        </w:rPr>
        <w:t xml:space="preserve"> + </w:t>
      </w:r>
      <w:r w:rsidRPr="00A10552">
        <w:rPr>
          <w:rStyle w:val="None"/>
          <w:b/>
          <w:bCs/>
          <w:lang w:val="en-US"/>
        </w:rPr>
        <w:t>images</w:t>
      </w:r>
      <w:r>
        <w:rPr>
          <w:rStyle w:val="None"/>
          <w:lang w:val="en-US"/>
        </w:rPr>
        <w:t xml:space="preserve"> that implement the </w:t>
      </w:r>
      <w:del w:id="4" w:author="Darina" w:date="2023-03-26T20:38:00Z">
        <w:r w:rsidDel="00A16C42">
          <w:rPr>
            <w:rStyle w:val="None"/>
            <w:lang w:val="en-US"/>
          </w:rPr>
          <w:delText xml:space="preserve">above </w:delText>
        </w:r>
      </w:del>
      <w:r w:rsidR="00593EB4">
        <w:rPr>
          <w:rStyle w:val="None"/>
          <w:lang w:val="en-US"/>
        </w:rPr>
        <w:t>w</w:t>
      </w:r>
      <w:r>
        <w:rPr>
          <w:rStyle w:val="None"/>
          <w:lang w:val="en-US"/>
        </w:rPr>
        <w:t>eb page</w:t>
      </w:r>
      <w:ins w:id="5" w:author="Darina" w:date="2023-03-26T20:38:00Z">
        <w:r w:rsidR="00A16C42">
          <w:rPr>
            <w:rStyle w:val="None"/>
            <w:lang w:val="en-US"/>
          </w:rPr>
          <w:t xml:space="preserve"> above</w:t>
        </w:r>
      </w:ins>
      <w:r>
        <w:rPr>
          <w:rStyle w:val="None"/>
          <w:lang w:val="en-US"/>
        </w:rPr>
        <w:t>.</w:t>
      </w:r>
    </w:p>
    <w:p w14:paraId="33B5F547" w14:textId="4AAC6732" w:rsidR="00947282" w:rsidRDefault="00947282" w:rsidP="00947282">
      <w:pPr>
        <w:pStyle w:val="Heading3"/>
        <w:rPr>
          <w:rStyle w:val="None"/>
          <w:noProof/>
        </w:rPr>
      </w:pPr>
      <w:r w:rsidRPr="000A01EA">
        <w:rPr>
          <w:rStyle w:val="None"/>
          <w:noProof/>
        </w:rPr>
        <w:t>Constraints</w:t>
      </w:r>
    </w:p>
    <w:p w14:paraId="4DD867A6" w14:textId="6341FD2F" w:rsidR="00553382" w:rsidRPr="00A16C42" w:rsidRDefault="00947282" w:rsidP="00CA6EC2">
      <w:pPr>
        <w:pStyle w:val="ListParagraph"/>
        <w:numPr>
          <w:ilvl w:val="0"/>
          <w:numId w:val="16"/>
        </w:numPr>
        <w:rPr>
          <w:rStyle w:val="None"/>
          <w:sz w:val="24"/>
          <w:szCs w:val="24"/>
          <w:rPrChange w:id="6" w:author="Darina" w:date="2023-03-26T20:38:00Z">
            <w:rPr>
              <w:rStyle w:val="None"/>
            </w:rPr>
          </w:rPrChange>
        </w:rPr>
      </w:pPr>
      <w:r w:rsidRPr="00A16C42">
        <w:rPr>
          <w:rStyle w:val="None"/>
          <w:sz w:val="24"/>
          <w:szCs w:val="24"/>
          <w:rPrChange w:id="7" w:author="Darina" w:date="2023-03-26T20:38:00Z">
            <w:rPr>
              <w:rStyle w:val="None"/>
            </w:rPr>
          </w:rPrChange>
        </w:rPr>
        <w:t xml:space="preserve">Use </w:t>
      </w:r>
      <w:ins w:id="8" w:author="Darina" w:date="2023-03-26T20:39:00Z">
        <w:r w:rsidR="00A16C42">
          <w:rPr>
            <w:rStyle w:val="None"/>
            <w:sz w:val="24"/>
            <w:szCs w:val="24"/>
          </w:rPr>
          <w:t xml:space="preserve">the following </w:t>
        </w:r>
      </w:ins>
      <w:r w:rsidRPr="00A16C42">
        <w:rPr>
          <w:rStyle w:val="None"/>
          <w:sz w:val="24"/>
          <w:szCs w:val="24"/>
          <w:rPrChange w:id="9" w:author="Darina" w:date="2023-03-26T20:38:00Z">
            <w:rPr>
              <w:rStyle w:val="None"/>
            </w:rPr>
          </w:rPrChange>
        </w:rPr>
        <w:t>font</w:t>
      </w:r>
      <w:ins w:id="10" w:author="Darina" w:date="2023-03-26T20:39:00Z">
        <w:r w:rsidR="00A16C42">
          <w:rPr>
            <w:rStyle w:val="None"/>
            <w:sz w:val="24"/>
            <w:szCs w:val="24"/>
          </w:rPr>
          <w:t>:</w:t>
        </w:r>
      </w:ins>
      <w:r w:rsidR="00774635" w:rsidRPr="00A16C42">
        <w:rPr>
          <w:rStyle w:val="None"/>
          <w:sz w:val="24"/>
          <w:szCs w:val="24"/>
          <w:rPrChange w:id="11" w:author="Darina" w:date="2023-03-26T20:38:00Z">
            <w:rPr>
              <w:rStyle w:val="None"/>
            </w:rPr>
          </w:rPrChange>
        </w:rPr>
        <w:t xml:space="preserve"> </w:t>
      </w:r>
      <w:del w:id="12" w:author="Darina" w:date="2023-03-26T20:38:00Z">
        <w:r w:rsidR="004E0FD0" w:rsidRPr="00A16C42" w:rsidDel="00A16C42">
          <w:rPr>
            <w:rStyle w:val="None"/>
            <w:sz w:val="24"/>
            <w:szCs w:val="24"/>
            <w:rPrChange w:id="13" w:author="Darina" w:date="2023-03-26T20:38:00Z">
              <w:rPr>
                <w:rStyle w:val="None"/>
              </w:rPr>
            </w:rPrChange>
          </w:rPr>
          <w:delText>–</w:delText>
        </w:r>
        <w:r w:rsidR="00774635" w:rsidRPr="00A16C42" w:rsidDel="00A16C42">
          <w:rPr>
            <w:rStyle w:val="None"/>
            <w:sz w:val="24"/>
            <w:szCs w:val="24"/>
            <w:rPrChange w:id="14" w:author="Darina" w:date="2023-03-26T20:38:00Z">
              <w:rPr>
                <w:rStyle w:val="None"/>
              </w:rPr>
            </w:rPrChange>
          </w:rPr>
          <w:delText xml:space="preserve"> </w:delText>
        </w:r>
        <w:r w:rsidR="008C0CFD" w:rsidRPr="00A16C42" w:rsidDel="00A16C42">
          <w:rPr>
            <w:rStyle w:val="CodeChar"/>
            <w:rFonts w:asciiTheme="minorHAnsi" w:hAnsiTheme="minorHAnsi" w:cstheme="minorHAnsi"/>
            <w:b w:val="0"/>
            <w:bCs/>
            <w:sz w:val="24"/>
            <w:szCs w:val="24"/>
            <w:lang w:val="en-GB"/>
            <w:rPrChange w:id="15" w:author="Darina" w:date="2023-03-26T20:38:00Z">
              <w:rPr>
                <w:rStyle w:val="CodeChar"/>
                <w:rFonts w:asciiTheme="minorHAnsi" w:hAnsiTheme="minorHAnsi" w:cstheme="minorHAnsi"/>
                <w:b w:val="0"/>
                <w:bCs/>
                <w:lang w:val="en-GB"/>
              </w:rPr>
            </w:rPrChange>
          </w:rPr>
          <w:delText>(</w:delText>
        </w:r>
      </w:del>
      <w:ins w:id="16" w:author="Darina" w:date="2023-03-26T20:38:00Z">
        <w:r w:rsidR="00A16C42" w:rsidRPr="00A16C42">
          <w:rPr>
            <w:rStyle w:val="CodeChar"/>
            <w:rFonts w:asciiTheme="minorHAnsi" w:hAnsiTheme="minorHAnsi" w:cstheme="minorHAnsi"/>
            <w:b w:val="0"/>
            <w:bCs/>
            <w:sz w:val="24"/>
            <w:szCs w:val="24"/>
            <w:lang w:val="en-GB"/>
            <w:rPrChange w:id="17" w:author="Darina" w:date="2023-03-26T20:38:00Z">
              <w:rPr>
                <w:rStyle w:val="CodeChar"/>
                <w:rFonts w:asciiTheme="minorHAnsi" w:hAnsiTheme="minorHAnsi" w:cstheme="minorHAnsi"/>
                <w:b w:val="0"/>
                <w:bCs/>
                <w:lang w:val="en-GB"/>
              </w:rPr>
            </w:rPrChange>
          </w:rPr>
          <w:t>"</w:t>
        </w:r>
      </w:ins>
      <w:r w:rsidR="008C0CFD" w:rsidRPr="00A16C42">
        <w:rPr>
          <w:rStyle w:val="CodeChar"/>
          <w:rFonts w:asciiTheme="minorHAnsi" w:hAnsiTheme="minorHAnsi" w:cstheme="minorHAnsi"/>
          <w:b w:val="0"/>
          <w:bCs/>
          <w:sz w:val="24"/>
          <w:szCs w:val="24"/>
          <w:lang w:val="en-GB"/>
          <w:rPrChange w:id="18" w:author="Darina" w:date="2023-03-26T20:38:00Z">
            <w:rPr>
              <w:rStyle w:val="CodeChar"/>
              <w:rFonts w:asciiTheme="minorHAnsi" w:hAnsiTheme="minorHAnsi" w:cstheme="minorHAnsi"/>
              <w:b w:val="0"/>
              <w:bCs/>
              <w:lang w:val="en-GB"/>
            </w:rPr>
          </w:rPrChange>
        </w:rPr>
        <w:t>Arial, sans-serif</w:t>
      </w:r>
      <w:ins w:id="19" w:author="Darina" w:date="2023-03-26T20:38:00Z">
        <w:r w:rsidR="00A16C42" w:rsidRPr="00A16C42">
          <w:rPr>
            <w:rStyle w:val="CodeChar"/>
            <w:rFonts w:asciiTheme="minorHAnsi" w:hAnsiTheme="minorHAnsi" w:cstheme="minorHAnsi"/>
            <w:b w:val="0"/>
            <w:bCs/>
            <w:sz w:val="24"/>
            <w:szCs w:val="24"/>
            <w:lang w:val="en-GB"/>
            <w:rPrChange w:id="20" w:author="Darina" w:date="2023-03-26T20:38:00Z">
              <w:rPr>
                <w:rStyle w:val="CodeChar"/>
                <w:rFonts w:asciiTheme="minorHAnsi" w:hAnsiTheme="minorHAnsi" w:cstheme="minorHAnsi"/>
                <w:b w:val="0"/>
                <w:bCs/>
                <w:lang w:val="en-GB"/>
              </w:rPr>
            </w:rPrChange>
          </w:rPr>
          <w:t>"</w:t>
        </w:r>
      </w:ins>
      <w:del w:id="21" w:author="Darina" w:date="2023-03-26T20:38:00Z">
        <w:r w:rsidR="004E0FD0" w:rsidRPr="00A16C42" w:rsidDel="00A16C42">
          <w:rPr>
            <w:rStyle w:val="CodeChar"/>
            <w:rFonts w:asciiTheme="minorHAnsi" w:hAnsiTheme="minorHAnsi" w:cstheme="minorHAnsi"/>
            <w:b w:val="0"/>
            <w:bCs/>
            <w:sz w:val="24"/>
            <w:szCs w:val="24"/>
            <w:lang w:val="en-GB"/>
            <w:rPrChange w:id="22" w:author="Darina" w:date="2023-03-26T20:38:00Z">
              <w:rPr>
                <w:rStyle w:val="CodeChar"/>
                <w:rFonts w:asciiTheme="minorHAnsi" w:hAnsiTheme="minorHAnsi" w:cstheme="minorHAnsi"/>
                <w:b w:val="0"/>
                <w:bCs/>
                <w:lang w:val="en-GB"/>
              </w:rPr>
            </w:rPrChange>
          </w:rPr>
          <w:delText>)</w:delText>
        </w:r>
      </w:del>
      <w:ins w:id="23" w:author="Darina" w:date="2023-03-26T20:38:00Z">
        <w:r w:rsidR="00A16C42" w:rsidRPr="00A16C42">
          <w:rPr>
            <w:rStyle w:val="CodeChar"/>
            <w:rFonts w:asciiTheme="minorHAnsi" w:hAnsiTheme="minorHAnsi" w:cstheme="minorHAnsi"/>
            <w:b w:val="0"/>
            <w:bCs/>
            <w:sz w:val="24"/>
            <w:szCs w:val="24"/>
            <w:lang w:val="en-GB"/>
            <w:rPrChange w:id="24" w:author="Darina" w:date="2023-03-26T20:38:00Z">
              <w:rPr>
                <w:rStyle w:val="CodeChar"/>
                <w:rFonts w:asciiTheme="minorHAnsi" w:hAnsiTheme="minorHAnsi" w:cstheme="minorHAnsi"/>
                <w:b w:val="0"/>
                <w:bCs/>
                <w:lang w:val="en-GB"/>
              </w:rPr>
            </w:rPrChange>
          </w:rPr>
          <w:t>.</w:t>
        </w:r>
      </w:ins>
    </w:p>
    <w:p w14:paraId="4EDF70FC" w14:textId="43DC4854" w:rsidR="00965546" w:rsidRPr="00A16C42" w:rsidRDefault="00965546" w:rsidP="00CF254A">
      <w:pPr>
        <w:pStyle w:val="ListParagraph"/>
        <w:numPr>
          <w:ilvl w:val="0"/>
          <w:numId w:val="16"/>
        </w:numPr>
        <w:rPr>
          <w:sz w:val="24"/>
          <w:szCs w:val="24"/>
          <w:rPrChange w:id="25" w:author="Darina" w:date="2023-03-26T20:38:00Z">
            <w:rPr/>
          </w:rPrChange>
        </w:rPr>
      </w:pPr>
      <w:r w:rsidRPr="00A16C42">
        <w:rPr>
          <w:rStyle w:val="None"/>
          <w:sz w:val="24"/>
          <w:szCs w:val="24"/>
          <w:rPrChange w:id="26" w:author="Darina" w:date="2023-03-26T20:38:00Z">
            <w:rPr>
              <w:rStyle w:val="None"/>
            </w:rPr>
          </w:rPrChange>
        </w:rPr>
        <w:t xml:space="preserve">The site should open correctly in the </w:t>
      </w:r>
      <w:r w:rsidRPr="00A16C42">
        <w:rPr>
          <w:rStyle w:val="None"/>
          <w:b/>
          <w:bCs/>
          <w:sz w:val="24"/>
          <w:szCs w:val="24"/>
          <w:rPrChange w:id="27" w:author="Darina" w:date="2023-03-26T20:38:00Z">
            <w:rPr>
              <w:rStyle w:val="None"/>
              <w:b/>
              <w:bCs/>
            </w:rPr>
          </w:rPrChange>
        </w:rPr>
        <w:t>latest</w:t>
      </w:r>
      <w:r w:rsidRPr="00A16C42">
        <w:rPr>
          <w:rStyle w:val="None"/>
          <w:sz w:val="24"/>
          <w:szCs w:val="24"/>
          <w:rPrChange w:id="28" w:author="Darina" w:date="2023-03-26T20:38:00Z">
            <w:rPr>
              <w:rStyle w:val="None"/>
            </w:rPr>
          </w:rPrChange>
        </w:rPr>
        <w:t xml:space="preserve"> version of </w:t>
      </w:r>
      <w:r w:rsidRPr="00A16C42">
        <w:rPr>
          <w:rStyle w:val="None"/>
          <w:b/>
          <w:bCs/>
          <w:sz w:val="24"/>
          <w:szCs w:val="24"/>
          <w:rPrChange w:id="29" w:author="Darina" w:date="2023-03-26T20:38:00Z">
            <w:rPr>
              <w:rStyle w:val="None"/>
              <w:b/>
              <w:bCs/>
            </w:rPr>
          </w:rPrChange>
        </w:rPr>
        <w:t>Chrome</w:t>
      </w:r>
      <w:ins w:id="30" w:author="Darina" w:date="2023-03-26T20:39:00Z">
        <w:r w:rsidR="00A16C42" w:rsidRPr="00A16C42">
          <w:rPr>
            <w:rStyle w:val="None"/>
            <w:sz w:val="24"/>
            <w:szCs w:val="24"/>
            <w:rPrChange w:id="31" w:author="Darina" w:date="2023-03-26T20:39:00Z">
              <w:rPr>
                <w:rStyle w:val="None"/>
                <w:b/>
                <w:bCs/>
                <w:sz w:val="24"/>
                <w:szCs w:val="24"/>
              </w:rPr>
            </w:rPrChange>
          </w:rPr>
          <w:t>.</w:t>
        </w:r>
      </w:ins>
    </w:p>
    <w:sectPr w:rsidR="00965546" w:rsidRPr="00A16C42" w:rsidSect="009254B7">
      <w:headerReference w:type="default" r:id="rId9"/>
      <w:footerReference w:type="default" r:id="rId10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7A4E39" w14:textId="77777777" w:rsidR="007C436E" w:rsidRDefault="007C436E" w:rsidP="008068A2">
      <w:pPr>
        <w:spacing w:after="0" w:line="240" w:lineRule="auto"/>
      </w:pPr>
      <w:r>
        <w:separator/>
      </w:r>
    </w:p>
  </w:endnote>
  <w:endnote w:type="continuationSeparator" w:id="0">
    <w:p w14:paraId="5CDD0AAC" w14:textId="77777777" w:rsidR="007C436E" w:rsidRDefault="007C436E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32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32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0" w:history="1"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28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2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39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DA1A94" w14:textId="77777777" w:rsidR="007C436E" w:rsidRDefault="007C436E" w:rsidP="008068A2">
      <w:pPr>
        <w:spacing w:after="0" w:line="240" w:lineRule="auto"/>
      </w:pPr>
      <w:r>
        <w:separator/>
      </w:r>
    </w:p>
  </w:footnote>
  <w:footnote w:type="continuationSeparator" w:id="0">
    <w:p w14:paraId="5CD7ABDC" w14:textId="77777777" w:rsidR="007C436E" w:rsidRDefault="007C436E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877074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8629FC"/>
    <w:multiLevelType w:val="hybridMultilevel"/>
    <w:tmpl w:val="01CA0CEE"/>
    <w:lvl w:ilvl="0" w:tplc="372AC938">
      <w:start w:val="1"/>
      <w:numFmt w:val="decimalZero"/>
      <w:lvlText w:val="%1."/>
      <w:lvlJc w:val="left"/>
      <w:pPr>
        <w:ind w:left="510" w:hanging="51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AC443A8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EEE1DE4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EFA7486"/>
    <w:multiLevelType w:val="multilevel"/>
    <w:tmpl w:val="FB70B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2E947C3"/>
    <w:multiLevelType w:val="hybridMultilevel"/>
    <w:tmpl w:val="5C7A3FB2"/>
    <w:lvl w:ilvl="0" w:tplc="A2C011C6">
      <w:start w:val="3"/>
      <w:numFmt w:val="decimalZero"/>
      <w:lvlText w:val="%1."/>
      <w:lvlJc w:val="left"/>
      <w:pPr>
        <w:ind w:left="510" w:hanging="51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3C1F2770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CA42C87"/>
    <w:multiLevelType w:val="hybridMultilevel"/>
    <w:tmpl w:val="DD02596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61C551F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0C9026D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425531E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8326AE8"/>
    <w:multiLevelType w:val="hybridMultilevel"/>
    <w:tmpl w:val="A522BA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92E3C3A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A5D1CCF"/>
    <w:multiLevelType w:val="hybridMultilevel"/>
    <w:tmpl w:val="90FEE5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72346137">
    <w:abstractNumId w:val="4"/>
  </w:num>
  <w:num w:numId="2" w16cid:durableId="964195306">
    <w:abstractNumId w:val="13"/>
  </w:num>
  <w:num w:numId="3" w16cid:durableId="912660903">
    <w:abstractNumId w:val="6"/>
  </w:num>
  <w:num w:numId="4" w16cid:durableId="554505816">
    <w:abstractNumId w:val="14"/>
  </w:num>
  <w:num w:numId="5" w16cid:durableId="582370941">
    <w:abstractNumId w:val="5"/>
  </w:num>
  <w:num w:numId="6" w16cid:durableId="1676423600">
    <w:abstractNumId w:val="11"/>
  </w:num>
  <w:num w:numId="7" w16cid:durableId="595478733">
    <w:abstractNumId w:val="12"/>
  </w:num>
  <w:num w:numId="8" w16cid:durableId="885871761">
    <w:abstractNumId w:val="1"/>
  </w:num>
  <w:num w:numId="9" w16cid:durableId="1955407799">
    <w:abstractNumId w:val="10"/>
  </w:num>
  <w:num w:numId="10" w16cid:durableId="1689604066">
    <w:abstractNumId w:val="3"/>
  </w:num>
  <w:num w:numId="11" w16cid:durableId="1453937487">
    <w:abstractNumId w:val="8"/>
  </w:num>
  <w:num w:numId="12" w16cid:durableId="689841964">
    <w:abstractNumId w:val="2"/>
  </w:num>
  <w:num w:numId="13" w16cid:durableId="1729382336">
    <w:abstractNumId w:val="0"/>
  </w:num>
  <w:num w:numId="14" w16cid:durableId="363214263">
    <w:abstractNumId w:val="15"/>
  </w:num>
  <w:num w:numId="15" w16cid:durableId="1157187343">
    <w:abstractNumId w:val="7"/>
  </w:num>
  <w:num w:numId="16" w16cid:durableId="182598443">
    <w:abstractNumId w:val="9"/>
  </w:num>
  <w:numIdMacAtCleanup w:val="11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Darina">
    <w15:presenceInfo w15:providerId="None" w15:userId="Darin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trackRevisions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LcwNjIzMzSxtDAyMrJQ0lEKTi0uzszPAykwrwUAOu9FLSwAAAA="/>
  </w:docVars>
  <w:rsids>
    <w:rsidRoot w:val="008068A2"/>
    <w:rsid w:val="000000FE"/>
    <w:rsid w:val="000006BB"/>
    <w:rsid w:val="00001163"/>
    <w:rsid w:val="00002C1C"/>
    <w:rsid w:val="00007044"/>
    <w:rsid w:val="00011BB0"/>
    <w:rsid w:val="00013F52"/>
    <w:rsid w:val="0001451E"/>
    <w:rsid w:val="00021612"/>
    <w:rsid w:val="00023DC6"/>
    <w:rsid w:val="00025F04"/>
    <w:rsid w:val="00035751"/>
    <w:rsid w:val="0004510E"/>
    <w:rsid w:val="000514D3"/>
    <w:rsid w:val="00051E5B"/>
    <w:rsid w:val="000548CA"/>
    <w:rsid w:val="00057929"/>
    <w:rsid w:val="000579ED"/>
    <w:rsid w:val="00064D15"/>
    <w:rsid w:val="00065DFA"/>
    <w:rsid w:val="0007161B"/>
    <w:rsid w:val="00071A73"/>
    <w:rsid w:val="00072738"/>
    <w:rsid w:val="00081D93"/>
    <w:rsid w:val="0008559D"/>
    <w:rsid w:val="00086727"/>
    <w:rsid w:val="0009209B"/>
    <w:rsid w:val="00097A60"/>
    <w:rsid w:val="000A6794"/>
    <w:rsid w:val="000B39E6"/>
    <w:rsid w:val="000B56F0"/>
    <w:rsid w:val="000C0F98"/>
    <w:rsid w:val="000C4365"/>
    <w:rsid w:val="000C5361"/>
    <w:rsid w:val="000E1E2F"/>
    <w:rsid w:val="000F6054"/>
    <w:rsid w:val="00103906"/>
    <w:rsid w:val="0010711A"/>
    <w:rsid w:val="001203D7"/>
    <w:rsid w:val="00123AF9"/>
    <w:rsid w:val="00125692"/>
    <w:rsid w:val="001275B9"/>
    <w:rsid w:val="0014095E"/>
    <w:rsid w:val="00142C75"/>
    <w:rsid w:val="001449E8"/>
    <w:rsid w:val="001478F1"/>
    <w:rsid w:val="00157672"/>
    <w:rsid w:val="001604EF"/>
    <w:rsid w:val="001615EF"/>
    <w:rsid w:val="001619DF"/>
    <w:rsid w:val="001623FE"/>
    <w:rsid w:val="00164CDC"/>
    <w:rsid w:val="00167CF1"/>
    <w:rsid w:val="00171021"/>
    <w:rsid w:val="00174F2A"/>
    <w:rsid w:val="00175E1D"/>
    <w:rsid w:val="0018176C"/>
    <w:rsid w:val="001837BD"/>
    <w:rsid w:val="00183A2C"/>
    <w:rsid w:val="00185573"/>
    <w:rsid w:val="00194975"/>
    <w:rsid w:val="00194DDF"/>
    <w:rsid w:val="001A5CF0"/>
    <w:rsid w:val="001A6728"/>
    <w:rsid w:val="001B3645"/>
    <w:rsid w:val="001B4308"/>
    <w:rsid w:val="001B51A7"/>
    <w:rsid w:val="001B7060"/>
    <w:rsid w:val="001C1FCD"/>
    <w:rsid w:val="001C4430"/>
    <w:rsid w:val="001C59FF"/>
    <w:rsid w:val="001D2464"/>
    <w:rsid w:val="001D4F04"/>
    <w:rsid w:val="001D50AE"/>
    <w:rsid w:val="001D6A79"/>
    <w:rsid w:val="001E1161"/>
    <w:rsid w:val="001E3FEF"/>
    <w:rsid w:val="00202683"/>
    <w:rsid w:val="00205A72"/>
    <w:rsid w:val="002104AD"/>
    <w:rsid w:val="00210D4D"/>
    <w:rsid w:val="00213AEA"/>
    <w:rsid w:val="00215FCE"/>
    <w:rsid w:val="00226EE7"/>
    <w:rsid w:val="002326A7"/>
    <w:rsid w:val="00232E7D"/>
    <w:rsid w:val="00242AA1"/>
    <w:rsid w:val="00246B17"/>
    <w:rsid w:val="00263617"/>
    <w:rsid w:val="00264287"/>
    <w:rsid w:val="0026589D"/>
    <w:rsid w:val="002664E1"/>
    <w:rsid w:val="002674C4"/>
    <w:rsid w:val="002766EB"/>
    <w:rsid w:val="002769FA"/>
    <w:rsid w:val="002819B5"/>
    <w:rsid w:val="002824A9"/>
    <w:rsid w:val="002853F4"/>
    <w:rsid w:val="002949C7"/>
    <w:rsid w:val="002A2D2D"/>
    <w:rsid w:val="002B0CD7"/>
    <w:rsid w:val="002B2EC1"/>
    <w:rsid w:val="002B79DB"/>
    <w:rsid w:val="002C539D"/>
    <w:rsid w:val="002C71C6"/>
    <w:rsid w:val="002D07CA"/>
    <w:rsid w:val="002D74A4"/>
    <w:rsid w:val="002E77BB"/>
    <w:rsid w:val="002F1471"/>
    <w:rsid w:val="002F7D37"/>
    <w:rsid w:val="003005B7"/>
    <w:rsid w:val="00305122"/>
    <w:rsid w:val="0031677C"/>
    <w:rsid w:val="003230CF"/>
    <w:rsid w:val="0033212E"/>
    <w:rsid w:val="0033490F"/>
    <w:rsid w:val="0033574B"/>
    <w:rsid w:val="003562FA"/>
    <w:rsid w:val="00371219"/>
    <w:rsid w:val="00374799"/>
    <w:rsid w:val="00380A57"/>
    <w:rsid w:val="003817EF"/>
    <w:rsid w:val="00382A45"/>
    <w:rsid w:val="00386A26"/>
    <w:rsid w:val="00390A3E"/>
    <w:rsid w:val="00394006"/>
    <w:rsid w:val="003A14CF"/>
    <w:rsid w:val="003A1601"/>
    <w:rsid w:val="003A33F9"/>
    <w:rsid w:val="003A5602"/>
    <w:rsid w:val="003B0278"/>
    <w:rsid w:val="003B1846"/>
    <w:rsid w:val="003B6A53"/>
    <w:rsid w:val="003C02CA"/>
    <w:rsid w:val="003C581C"/>
    <w:rsid w:val="003C638E"/>
    <w:rsid w:val="003D07AF"/>
    <w:rsid w:val="003D237F"/>
    <w:rsid w:val="003D575B"/>
    <w:rsid w:val="003E1013"/>
    <w:rsid w:val="003E167F"/>
    <w:rsid w:val="003E2A3C"/>
    <w:rsid w:val="003E2F33"/>
    <w:rsid w:val="003E6BFB"/>
    <w:rsid w:val="003E6FFB"/>
    <w:rsid w:val="003F1864"/>
    <w:rsid w:val="0041081C"/>
    <w:rsid w:val="00411111"/>
    <w:rsid w:val="004311CA"/>
    <w:rsid w:val="00431C4E"/>
    <w:rsid w:val="00436EFC"/>
    <w:rsid w:val="00452624"/>
    <w:rsid w:val="00452A0D"/>
    <w:rsid w:val="00456D21"/>
    <w:rsid w:val="0047331A"/>
    <w:rsid w:val="0047640B"/>
    <w:rsid w:val="0047644B"/>
    <w:rsid w:val="00476D4B"/>
    <w:rsid w:val="00487C88"/>
    <w:rsid w:val="00491748"/>
    <w:rsid w:val="0049589F"/>
    <w:rsid w:val="00495C5E"/>
    <w:rsid w:val="004A7E77"/>
    <w:rsid w:val="004B0253"/>
    <w:rsid w:val="004B075E"/>
    <w:rsid w:val="004C0A80"/>
    <w:rsid w:val="004D03E1"/>
    <w:rsid w:val="004D29A9"/>
    <w:rsid w:val="004D3142"/>
    <w:rsid w:val="004D6BA4"/>
    <w:rsid w:val="004E0D4F"/>
    <w:rsid w:val="004E0FD0"/>
    <w:rsid w:val="004E21EB"/>
    <w:rsid w:val="004E4C1E"/>
    <w:rsid w:val="004F4909"/>
    <w:rsid w:val="0050017E"/>
    <w:rsid w:val="00503820"/>
    <w:rsid w:val="005054C7"/>
    <w:rsid w:val="00507F81"/>
    <w:rsid w:val="005172E9"/>
    <w:rsid w:val="00517B12"/>
    <w:rsid w:val="00524789"/>
    <w:rsid w:val="00527BE8"/>
    <w:rsid w:val="00530215"/>
    <w:rsid w:val="005422BA"/>
    <w:rsid w:val="005439C9"/>
    <w:rsid w:val="00544F39"/>
    <w:rsid w:val="00547119"/>
    <w:rsid w:val="005478F6"/>
    <w:rsid w:val="00553382"/>
    <w:rsid w:val="00553CCB"/>
    <w:rsid w:val="00562803"/>
    <w:rsid w:val="00563DC7"/>
    <w:rsid w:val="00564029"/>
    <w:rsid w:val="00564D7B"/>
    <w:rsid w:val="0056527D"/>
    <w:rsid w:val="0056786B"/>
    <w:rsid w:val="005701D1"/>
    <w:rsid w:val="0057138C"/>
    <w:rsid w:val="005803E5"/>
    <w:rsid w:val="00584EDB"/>
    <w:rsid w:val="00584F1C"/>
    <w:rsid w:val="00585E52"/>
    <w:rsid w:val="00586643"/>
    <w:rsid w:val="0058723E"/>
    <w:rsid w:val="0059152B"/>
    <w:rsid w:val="00593EB4"/>
    <w:rsid w:val="00594821"/>
    <w:rsid w:val="00596357"/>
    <w:rsid w:val="00596AA5"/>
    <w:rsid w:val="005A3EDF"/>
    <w:rsid w:val="005A644B"/>
    <w:rsid w:val="005B0164"/>
    <w:rsid w:val="005C103C"/>
    <w:rsid w:val="005C131C"/>
    <w:rsid w:val="005C16CF"/>
    <w:rsid w:val="005C6A24"/>
    <w:rsid w:val="005D4187"/>
    <w:rsid w:val="005E04CE"/>
    <w:rsid w:val="005E3815"/>
    <w:rsid w:val="005E6312"/>
    <w:rsid w:val="005E6CC9"/>
    <w:rsid w:val="005F1B79"/>
    <w:rsid w:val="00600083"/>
    <w:rsid w:val="00604196"/>
    <w:rsid w:val="00604363"/>
    <w:rsid w:val="00606A88"/>
    <w:rsid w:val="006074AA"/>
    <w:rsid w:val="00614631"/>
    <w:rsid w:val="00624212"/>
    <w:rsid w:val="006242A9"/>
    <w:rsid w:val="00624DCF"/>
    <w:rsid w:val="006307E4"/>
    <w:rsid w:val="0063342B"/>
    <w:rsid w:val="00640502"/>
    <w:rsid w:val="006426BC"/>
    <w:rsid w:val="00644D27"/>
    <w:rsid w:val="0064767D"/>
    <w:rsid w:val="0065448B"/>
    <w:rsid w:val="006640AE"/>
    <w:rsid w:val="00670041"/>
    <w:rsid w:val="00671FE2"/>
    <w:rsid w:val="00674342"/>
    <w:rsid w:val="006831D4"/>
    <w:rsid w:val="00686C0C"/>
    <w:rsid w:val="00695634"/>
    <w:rsid w:val="006A2531"/>
    <w:rsid w:val="006A468B"/>
    <w:rsid w:val="006C06D0"/>
    <w:rsid w:val="006C1EAA"/>
    <w:rsid w:val="006D239A"/>
    <w:rsid w:val="006D62DA"/>
    <w:rsid w:val="006E1302"/>
    <w:rsid w:val="006E2245"/>
    <w:rsid w:val="006E3C81"/>
    <w:rsid w:val="006E55B4"/>
    <w:rsid w:val="006E7CAC"/>
    <w:rsid w:val="006E7E50"/>
    <w:rsid w:val="006F6045"/>
    <w:rsid w:val="006F6FCB"/>
    <w:rsid w:val="00704432"/>
    <w:rsid w:val="007051DF"/>
    <w:rsid w:val="00710BEB"/>
    <w:rsid w:val="00716376"/>
    <w:rsid w:val="00724DA4"/>
    <w:rsid w:val="00732D89"/>
    <w:rsid w:val="00733391"/>
    <w:rsid w:val="007415A1"/>
    <w:rsid w:val="00741CBC"/>
    <w:rsid w:val="0075140D"/>
    <w:rsid w:val="00751F2E"/>
    <w:rsid w:val="00763912"/>
    <w:rsid w:val="00764A17"/>
    <w:rsid w:val="00764CF0"/>
    <w:rsid w:val="00770285"/>
    <w:rsid w:val="00770DF3"/>
    <w:rsid w:val="00772334"/>
    <w:rsid w:val="007726FD"/>
    <w:rsid w:val="00773B30"/>
    <w:rsid w:val="00774635"/>
    <w:rsid w:val="00774E44"/>
    <w:rsid w:val="00776F2C"/>
    <w:rsid w:val="00777955"/>
    <w:rsid w:val="00781F2C"/>
    <w:rsid w:val="007828B1"/>
    <w:rsid w:val="00785258"/>
    <w:rsid w:val="00791F02"/>
    <w:rsid w:val="0079324A"/>
    <w:rsid w:val="00794EEE"/>
    <w:rsid w:val="00796E2C"/>
    <w:rsid w:val="007A62EA"/>
    <w:rsid w:val="007A635E"/>
    <w:rsid w:val="007B1315"/>
    <w:rsid w:val="007B3686"/>
    <w:rsid w:val="007C2C37"/>
    <w:rsid w:val="007C3BF7"/>
    <w:rsid w:val="007C3E81"/>
    <w:rsid w:val="007C42AC"/>
    <w:rsid w:val="007C436E"/>
    <w:rsid w:val="007D742F"/>
    <w:rsid w:val="007D77B6"/>
    <w:rsid w:val="007E0960"/>
    <w:rsid w:val="007E4E4F"/>
    <w:rsid w:val="007E6816"/>
    <w:rsid w:val="007F004A"/>
    <w:rsid w:val="007F04BF"/>
    <w:rsid w:val="007F177C"/>
    <w:rsid w:val="007F5F65"/>
    <w:rsid w:val="00801502"/>
    <w:rsid w:val="00803217"/>
    <w:rsid w:val="008063E1"/>
    <w:rsid w:val="008068A2"/>
    <w:rsid w:val="00810130"/>
    <w:rsid w:val="008105A0"/>
    <w:rsid w:val="00813C92"/>
    <w:rsid w:val="00816AC1"/>
    <w:rsid w:val="00836CA4"/>
    <w:rsid w:val="00844F25"/>
    <w:rsid w:val="0085184F"/>
    <w:rsid w:val="00852366"/>
    <w:rsid w:val="00854D2A"/>
    <w:rsid w:val="00861625"/>
    <w:rsid w:val="008617B5"/>
    <w:rsid w:val="008670F2"/>
    <w:rsid w:val="00867B34"/>
    <w:rsid w:val="00870828"/>
    <w:rsid w:val="0088080B"/>
    <w:rsid w:val="00882C7F"/>
    <w:rsid w:val="00885B05"/>
    <w:rsid w:val="00890BF3"/>
    <w:rsid w:val="00891F9D"/>
    <w:rsid w:val="008941F9"/>
    <w:rsid w:val="008A377C"/>
    <w:rsid w:val="008B07D7"/>
    <w:rsid w:val="008B479E"/>
    <w:rsid w:val="008B513D"/>
    <w:rsid w:val="008B557F"/>
    <w:rsid w:val="008C0CFD"/>
    <w:rsid w:val="008C2344"/>
    <w:rsid w:val="008C2B83"/>
    <w:rsid w:val="008C5930"/>
    <w:rsid w:val="008C612D"/>
    <w:rsid w:val="008D6097"/>
    <w:rsid w:val="008D6393"/>
    <w:rsid w:val="008E3434"/>
    <w:rsid w:val="008E6A89"/>
    <w:rsid w:val="008E6CF3"/>
    <w:rsid w:val="008F202C"/>
    <w:rsid w:val="008F5B43"/>
    <w:rsid w:val="008F5FDB"/>
    <w:rsid w:val="008F764E"/>
    <w:rsid w:val="009018AD"/>
    <w:rsid w:val="00902E68"/>
    <w:rsid w:val="00903364"/>
    <w:rsid w:val="00912BC6"/>
    <w:rsid w:val="00916AA2"/>
    <w:rsid w:val="0092145D"/>
    <w:rsid w:val="009254B7"/>
    <w:rsid w:val="0092655E"/>
    <w:rsid w:val="00930CEE"/>
    <w:rsid w:val="00934A31"/>
    <w:rsid w:val="00941FFF"/>
    <w:rsid w:val="00946C78"/>
    <w:rsid w:val="00947282"/>
    <w:rsid w:val="00953A81"/>
    <w:rsid w:val="00955691"/>
    <w:rsid w:val="00961157"/>
    <w:rsid w:val="009636D6"/>
    <w:rsid w:val="00965546"/>
    <w:rsid w:val="00965C5B"/>
    <w:rsid w:val="0096684B"/>
    <w:rsid w:val="00972C7F"/>
    <w:rsid w:val="00976E46"/>
    <w:rsid w:val="009825ED"/>
    <w:rsid w:val="0099200D"/>
    <w:rsid w:val="00994125"/>
    <w:rsid w:val="009A14FD"/>
    <w:rsid w:val="009A6A6B"/>
    <w:rsid w:val="009B02D6"/>
    <w:rsid w:val="009B2468"/>
    <w:rsid w:val="009B4FB4"/>
    <w:rsid w:val="009C0C39"/>
    <w:rsid w:val="009C2A15"/>
    <w:rsid w:val="009D1805"/>
    <w:rsid w:val="009D51E5"/>
    <w:rsid w:val="009E0DE4"/>
    <w:rsid w:val="009E1A09"/>
    <w:rsid w:val="009E59A8"/>
    <w:rsid w:val="009F1A78"/>
    <w:rsid w:val="009F4D92"/>
    <w:rsid w:val="009F7D07"/>
    <w:rsid w:val="00A02545"/>
    <w:rsid w:val="00A025E6"/>
    <w:rsid w:val="00A043ED"/>
    <w:rsid w:val="00A05555"/>
    <w:rsid w:val="00A06D89"/>
    <w:rsid w:val="00A10552"/>
    <w:rsid w:val="00A16C42"/>
    <w:rsid w:val="00A21BAD"/>
    <w:rsid w:val="00A26452"/>
    <w:rsid w:val="00A33D37"/>
    <w:rsid w:val="00A35790"/>
    <w:rsid w:val="00A3645B"/>
    <w:rsid w:val="00A4186F"/>
    <w:rsid w:val="00A45A89"/>
    <w:rsid w:val="00A47F12"/>
    <w:rsid w:val="00A52209"/>
    <w:rsid w:val="00A56C52"/>
    <w:rsid w:val="00A669C1"/>
    <w:rsid w:val="00A66DE2"/>
    <w:rsid w:val="00A70227"/>
    <w:rsid w:val="00A847D3"/>
    <w:rsid w:val="00A86265"/>
    <w:rsid w:val="00A92E45"/>
    <w:rsid w:val="00AA3772"/>
    <w:rsid w:val="00AB106E"/>
    <w:rsid w:val="00AB2224"/>
    <w:rsid w:val="00AC09AD"/>
    <w:rsid w:val="00AC36D6"/>
    <w:rsid w:val="00AC60FE"/>
    <w:rsid w:val="00AC77AD"/>
    <w:rsid w:val="00AD3214"/>
    <w:rsid w:val="00AD66BD"/>
    <w:rsid w:val="00AD7081"/>
    <w:rsid w:val="00AE05D3"/>
    <w:rsid w:val="00AE2D0C"/>
    <w:rsid w:val="00AE355A"/>
    <w:rsid w:val="00AF5CA9"/>
    <w:rsid w:val="00B00B4C"/>
    <w:rsid w:val="00B12459"/>
    <w:rsid w:val="00B13648"/>
    <w:rsid w:val="00B148DD"/>
    <w:rsid w:val="00B20650"/>
    <w:rsid w:val="00B21B72"/>
    <w:rsid w:val="00B2472A"/>
    <w:rsid w:val="00B31D9C"/>
    <w:rsid w:val="00B369DA"/>
    <w:rsid w:val="00B44DDB"/>
    <w:rsid w:val="00B52D12"/>
    <w:rsid w:val="00B567F6"/>
    <w:rsid w:val="00B56DF3"/>
    <w:rsid w:val="00B57A5C"/>
    <w:rsid w:val="00B57FA2"/>
    <w:rsid w:val="00B6185B"/>
    <w:rsid w:val="00B638EB"/>
    <w:rsid w:val="00B63DED"/>
    <w:rsid w:val="00B67A2B"/>
    <w:rsid w:val="00B70AD0"/>
    <w:rsid w:val="00B753E7"/>
    <w:rsid w:val="00B77DD0"/>
    <w:rsid w:val="00B86AF3"/>
    <w:rsid w:val="00B9003B"/>
    <w:rsid w:val="00B9309B"/>
    <w:rsid w:val="00BA1F40"/>
    <w:rsid w:val="00BA4820"/>
    <w:rsid w:val="00BA6F96"/>
    <w:rsid w:val="00BA746B"/>
    <w:rsid w:val="00BB05FA"/>
    <w:rsid w:val="00BB0EEA"/>
    <w:rsid w:val="00BB4510"/>
    <w:rsid w:val="00BB5B10"/>
    <w:rsid w:val="00BC1287"/>
    <w:rsid w:val="00BC56D6"/>
    <w:rsid w:val="00BD0B47"/>
    <w:rsid w:val="00BE399E"/>
    <w:rsid w:val="00BF08F6"/>
    <w:rsid w:val="00BF1775"/>
    <w:rsid w:val="00BF201D"/>
    <w:rsid w:val="00BF224C"/>
    <w:rsid w:val="00BF408E"/>
    <w:rsid w:val="00BF493A"/>
    <w:rsid w:val="00C029E7"/>
    <w:rsid w:val="00C0490B"/>
    <w:rsid w:val="00C053D6"/>
    <w:rsid w:val="00C07901"/>
    <w:rsid w:val="00C07904"/>
    <w:rsid w:val="00C10CEE"/>
    <w:rsid w:val="00C11263"/>
    <w:rsid w:val="00C121AF"/>
    <w:rsid w:val="00C13A41"/>
    <w:rsid w:val="00C14C80"/>
    <w:rsid w:val="00C21A82"/>
    <w:rsid w:val="00C261B6"/>
    <w:rsid w:val="00C27853"/>
    <w:rsid w:val="00C341E3"/>
    <w:rsid w:val="00C355A5"/>
    <w:rsid w:val="00C4188D"/>
    <w:rsid w:val="00C427BE"/>
    <w:rsid w:val="00C43B64"/>
    <w:rsid w:val="00C53F37"/>
    <w:rsid w:val="00C5499A"/>
    <w:rsid w:val="00C56C4D"/>
    <w:rsid w:val="00C57F0A"/>
    <w:rsid w:val="00C61DF7"/>
    <w:rsid w:val="00C62A0F"/>
    <w:rsid w:val="00C67CD3"/>
    <w:rsid w:val="00C74AEC"/>
    <w:rsid w:val="00C82862"/>
    <w:rsid w:val="00C84E4D"/>
    <w:rsid w:val="00C9422B"/>
    <w:rsid w:val="00C95BF4"/>
    <w:rsid w:val="00CA2900"/>
    <w:rsid w:val="00CA2E47"/>
    <w:rsid w:val="00CA2FD0"/>
    <w:rsid w:val="00CA3824"/>
    <w:rsid w:val="00CA6EC2"/>
    <w:rsid w:val="00CB53DB"/>
    <w:rsid w:val="00CB626D"/>
    <w:rsid w:val="00CB7BD3"/>
    <w:rsid w:val="00CD1CFF"/>
    <w:rsid w:val="00CD5181"/>
    <w:rsid w:val="00CD6B02"/>
    <w:rsid w:val="00CD7485"/>
    <w:rsid w:val="00CE1421"/>
    <w:rsid w:val="00CE2360"/>
    <w:rsid w:val="00CE236C"/>
    <w:rsid w:val="00CF0047"/>
    <w:rsid w:val="00CF254A"/>
    <w:rsid w:val="00D11722"/>
    <w:rsid w:val="00D15604"/>
    <w:rsid w:val="00D22895"/>
    <w:rsid w:val="00D3188A"/>
    <w:rsid w:val="00D3404A"/>
    <w:rsid w:val="00D42038"/>
    <w:rsid w:val="00D42A25"/>
    <w:rsid w:val="00D4354E"/>
    <w:rsid w:val="00D43F69"/>
    <w:rsid w:val="00D443B2"/>
    <w:rsid w:val="00D50F79"/>
    <w:rsid w:val="00D63F63"/>
    <w:rsid w:val="00D6711C"/>
    <w:rsid w:val="00D72644"/>
    <w:rsid w:val="00D73957"/>
    <w:rsid w:val="00D83516"/>
    <w:rsid w:val="00D8395C"/>
    <w:rsid w:val="00D910AA"/>
    <w:rsid w:val="00D965B7"/>
    <w:rsid w:val="00DA028F"/>
    <w:rsid w:val="00DA17CF"/>
    <w:rsid w:val="00DB0A91"/>
    <w:rsid w:val="00DC0066"/>
    <w:rsid w:val="00DC28E6"/>
    <w:rsid w:val="00DC79E8"/>
    <w:rsid w:val="00DD55F0"/>
    <w:rsid w:val="00DD7BB2"/>
    <w:rsid w:val="00DE0396"/>
    <w:rsid w:val="00DE1B8E"/>
    <w:rsid w:val="00DE5663"/>
    <w:rsid w:val="00DF00FA"/>
    <w:rsid w:val="00DF3395"/>
    <w:rsid w:val="00DF57D8"/>
    <w:rsid w:val="00DF6F6D"/>
    <w:rsid w:val="00DF71C8"/>
    <w:rsid w:val="00E010A2"/>
    <w:rsid w:val="00E02937"/>
    <w:rsid w:val="00E032C5"/>
    <w:rsid w:val="00E231E1"/>
    <w:rsid w:val="00E23CE0"/>
    <w:rsid w:val="00E24C6A"/>
    <w:rsid w:val="00E25811"/>
    <w:rsid w:val="00E32F85"/>
    <w:rsid w:val="00E33410"/>
    <w:rsid w:val="00E33491"/>
    <w:rsid w:val="00E34C65"/>
    <w:rsid w:val="00E36FD8"/>
    <w:rsid w:val="00E37380"/>
    <w:rsid w:val="00E465C4"/>
    <w:rsid w:val="00E55ADF"/>
    <w:rsid w:val="00E60129"/>
    <w:rsid w:val="00E63F64"/>
    <w:rsid w:val="00E6431F"/>
    <w:rsid w:val="00E65D2A"/>
    <w:rsid w:val="00E74623"/>
    <w:rsid w:val="00E80746"/>
    <w:rsid w:val="00E80E3D"/>
    <w:rsid w:val="00E86D42"/>
    <w:rsid w:val="00E870B8"/>
    <w:rsid w:val="00E87BE8"/>
    <w:rsid w:val="00E96FF3"/>
    <w:rsid w:val="00E97770"/>
    <w:rsid w:val="00EA1019"/>
    <w:rsid w:val="00EA3B29"/>
    <w:rsid w:val="00EB7421"/>
    <w:rsid w:val="00EC36F5"/>
    <w:rsid w:val="00EC5A4D"/>
    <w:rsid w:val="00ED0DEA"/>
    <w:rsid w:val="00ED2F9C"/>
    <w:rsid w:val="00ED73C4"/>
    <w:rsid w:val="00EE2CF7"/>
    <w:rsid w:val="00EE5D37"/>
    <w:rsid w:val="00F01575"/>
    <w:rsid w:val="00F13281"/>
    <w:rsid w:val="00F16ADB"/>
    <w:rsid w:val="00F20B48"/>
    <w:rsid w:val="00F22EED"/>
    <w:rsid w:val="00F254DC"/>
    <w:rsid w:val="00F258BA"/>
    <w:rsid w:val="00F27E9C"/>
    <w:rsid w:val="00F33BF7"/>
    <w:rsid w:val="00F41F41"/>
    <w:rsid w:val="00F43112"/>
    <w:rsid w:val="00F455E5"/>
    <w:rsid w:val="00F46918"/>
    <w:rsid w:val="00F46DDE"/>
    <w:rsid w:val="00F52146"/>
    <w:rsid w:val="00F537F3"/>
    <w:rsid w:val="00F56068"/>
    <w:rsid w:val="00F56D99"/>
    <w:rsid w:val="00F625AD"/>
    <w:rsid w:val="00F646E0"/>
    <w:rsid w:val="00F64DF5"/>
    <w:rsid w:val="00F655ED"/>
    <w:rsid w:val="00F65B2B"/>
    <w:rsid w:val="00F7033C"/>
    <w:rsid w:val="00F779CA"/>
    <w:rsid w:val="00F96D0D"/>
    <w:rsid w:val="00F976AD"/>
    <w:rsid w:val="00FA0DC3"/>
    <w:rsid w:val="00FA6461"/>
    <w:rsid w:val="00FB0B5F"/>
    <w:rsid w:val="00FB46A3"/>
    <w:rsid w:val="00FB7855"/>
    <w:rsid w:val="00FD042F"/>
    <w:rsid w:val="00FD10C8"/>
    <w:rsid w:val="00FD4B13"/>
    <w:rsid w:val="00FD7662"/>
    <w:rsid w:val="00FE038F"/>
    <w:rsid w:val="00FF55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code-line">
    <w:name w:val="code-line"/>
    <w:basedOn w:val="Normal"/>
    <w:rsid w:val="00C341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character" w:styleId="Emphasis">
    <w:name w:val="Emphasis"/>
    <w:basedOn w:val="DefaultParagraphFont"/>
    <w:uiPriority w:val="20"/>
    <w:qFormat/>
    <w:rsid w:val="00FF558D"/>
    <w:rPr>
      <w:i/>
      <w:iCs/>
    </w:rPr>
  </w:style>
  <w:style w:type="paragraph" w:customStyle="1" w:styleId="BodyA">
    <w:name w:val="Body A"/>
    <w:rsid w:val="004B075E"/>
    <w:pPr>
      <w:spacing w:before="120" w:after="120" w:line="240" w:lineRule="auto"/>
      <w:jc w:val="both"/>
    </w:pPr>
    <w:rPr>
      <w:rFonts w:ascii="Calibri" w:eastAsia="Calibri" w:hAnsi="Calibri" w:cs="Calibri"/>
      <w:color w:val="000000"/>
      <w:sz w:val="24"/>
      <w:szCs w:val="24"/>
      <w:u w:color="000000"/>
      <w:lang w:val="de-DE"/>
    </w:rPr>
  </w:style>
  <w:style w:type="character" w:customStyle="1" w:styleId="None">
    <w:name w:val="None"/>
    <w:rsid w:val="004B075E"/>
  </w:style>
  <w:style w:type="paragraph" w:styleId="Revision">
    <w:name w:val="Revision"/>
    <w:hidden/>
    <w:uiPriority w:val="99"/>
    <w:semiHidden/>
    <w:rsid w:val="00A16C42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40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30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71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2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12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44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5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42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13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88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6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9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5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29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97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91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3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49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0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4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3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49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68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30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02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1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55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97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29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92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79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microsoft.com/office/2011/relationships/people" Target="peop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hyperlink" Target="mailto:info@softuni.org" TargetMode="External"/><Relationship Id="rId26" Type="http://schemas.openxmlformats.org/officeDocument/2006/relationships/hyperlink" Target="https://www.instagram.com/softuni_org" TargetMode="External"/><Relationship Id="rId39" Type="http://schemas.openxmlformats.org/officeDocument/2006/relationships/image" Target="media/image11.png"/><Relationship Id="rId21" Type="http://schemas.openxmlformats.org/officeDocument/2006/relationships/image" Target="media/image20.png"/><Relationship Id="rId34" Type="http://schemas.openxmlformats.org/officeDocument/2006/relationships/image" Target="media/image80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40.png"/><Relationship Id="rId33" Type="http://schemas.openxmlformats.org/officeDocument/2006/relationships/hyperlink" Target="https://www.linkedin.com/company/softuni/" TargetMode="External"/><Relationship Id="rId38" Type="http://schemas.openxmlformats.org/officeDocument/2006/relationships/image" Target="media/image100.png"/><Relationship Id="rId2" Type="http://schemas.openxmlformats.org/officeDocument/2006/relationships/image" Target="media/image2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29" Type="http://schemas.openxmlformats.org/officeDocument/2006/relationships/hyperlink" Target="https://twitter.com/SoftUni1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4.png"/><Relationship Id="rId11" Type="http://schemas.openxmlformats.org/officeDocument/2006/relationships/image" Target="media/image6.png"/><Relationship Id="rId24" Type="http://schemas.openxmlformats.org/officeDocument/2006/relationships/hyperlink" Target="https://www.facebook.com/softuni.org" TargetMode="External"/><Relationship Id="rId32" Type="http://schemas.openxmlformats.org/officeDocument/2006/relationships/image" Target="media/image70.png"/><Relationship Id="rId37" Type="http://schemas.openxmlformats.org/officeDocument/2006/relationships/hyperlink" Target="mailto:info@softuni.org" TargetMode="External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30.png"/><Relationship Id="rId28" Type="http://schemas.openxmlformats.org/officeDocument/2006/relationships/hyperlink" Target="https://pt.wikiversity.org/wiki/Educa%C3%A7%C3%A3o_Aberta/Instagram" TargetMode="External"/><Relationship Id="rId36" Type="http://schemas.openxmlformats.org/officeDocument/2006/relationships/image" Target="media/image90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10.png"/><Relationship Id="rId31" Type="http://schemas.openxmlformats.org/officeDocument/2006/relationships/hyperlink" Target="https://www.youtube.com/channel/UCqvOk8tYzfRS-eDy4vs3UyA" TargetMode="External"/><Relationship Id="rId4" Type="http://schemas.openxmlformats.org/officeDocument/2006/relationships/image" Target="media/image3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Relationship Id="rId22" Type="http://schemas.openxmlformats.org/officeDocument/2006/relationships/hyperlink" Target="https://softuni.bg" TargetMode="External"/><Relationship Id="rId27" Type="http://schemas.openxmlformats.org/officeDocument/2006/relationships/image" Target="media/image50.png"/><Relationship Id="rId30" Type="http://schemas.openxmlformats.org/officeDocument/2006/relationships/image" Target="media/image60.png"/><Relationship Id="rId35" Type="http://schemas.openxmlformats.org/officeDocument/2006/relationships/hyperlink" Target="https://github.com/SoftUni" TargetMode="External"/><Relationship Id="rId8" Type="http://schemas.openxmlformats.org/officeDocument/2006/relationships/image" Target="media/image5.png"/><Relationship Id="rId3" Type="http://schemas.openxmlformats.org/officeDocument/2006/relationships/hyperlink" Target="https://softuni.b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464BF30-B2AE-4673-A5FD-AE74EFC90D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340</TotalTime>
  <Pages>2</Pages>
  <Words>58</Words>
  <Characters>335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HTML Structure Exercise</vt:lpstr>
    </vt:vector>
  </TitlesOfParts>
  <Company>SoftUni – https://softuni.org</Company>
  <LinksUpToDate>false</LinksUpToDate>
  <CharactersWithSpaces>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HTML-and-CSS-Exam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https://softuni.org_x000d_
© Software University – https://softuni.bg_x000d_
_x000d_
Copyrighted document. Unauthorized copy, reproduction or use is not permitted.</dc:description>
  <cp:lastModifiedBy>Darina</cp:lastModifiedBy>
  <cp:revision>355</cp:revision>
  <cp:lastPrinted>2015-10-26T22:35:00Z</cp:lastPrinted>
  <dcterms:created xsi:type="dcterms:W3CDTF">2019-11-12T12:29:00Z</dcterms:created>
  <dcterms:modified xsi:type="dcterms:W3CDTF">2023-03-26T17:39:00Z</dcterms:modified>
  <cp:category>computer programming;programming;software development;software engineering</cp:category>
</cp:coreProperties>
</file>