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17834DDC" w:rsidR="005C16CF" w:rsidRDefault="00B63142" w:rsidP="00882C7F">
      <w:pPr>
        <w:pStyle w:val="Heading1"/>
        <w:numPr>
          <w:ilvl w:val="0"/>
          <w:numId w:val="12"/>
        </w:numPr>
        <w:rPr>
          <w:bCs/>
        </w:rPr>
      </w:pPr>
      <w:r>
        <w:t>Payment Plan</w:t>
      </w:r>
    </w:p>
    <w:p w14:paraId="62A3DE55" w14:textId="75650B07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Create a </w:t>
      </w:r>
      <w:del w:id="0" w:author="Darina" w:date="2023-03-26T15:42:00Z">
        <w:r w:rsidDel="00024EE4">
          <w:rPr>
            <w:rStyle w:val="None"/>
            <w:lang w:val="en-US"/>
          </w:rPr>
          <w:delText>W</w:delText>
        </w:r>
      </w:del>
      <w:ins w:id="1" w:author="Darina" w:date="2023-03-26T15:42:00Z">
        <w:r w:rsidR="00024EE4">
          <w:rPr>
            <w:rStyle w:val="None"/>
            <w:lang w:val="en-US"/>
          </w:rPr>
          <w:t>w</w:t>
        </w:r>
      </w:ins>
      <w:r>
        <w:rPr>
          <w:rStyle w:val="None"/>
          <w:lang w:val="en-US"/>
        </w:rPr>
        <w:t xml:space="preserve">eb page (HTML5 + CSS3) that looks </w:t>
      </w:r>
      <w:del w:id="2" w:author="Darina" w:date="2023-03-26T15:42:00Z">
        <w:r w:rsidDel="00024EE4">
          <w:rPr>
            <w:rStyle w:val="None"/>
            <w:lang w:val="en-US"/>
          </w:rPr>
          <w:delText xml:space="preserve">and behaves </w:delText>
        </w:r>
      </w:del>
      <w:r>
        <w:rPr>
          <w:rStyle w:val="None"/>
          <w:lang w:val="en-US"/>
        </w:rPr>
        <w:t>like the screenshot below:</w:t>
      </w:r>
    </w:p>
    <w:p w14:paraId="0D3F7BF5" w14:textId="2A54C245" w:rsidR="001623FE" w:rsidRDefault="00FE059D" w:rsidP="001623FE">
      <w:r w:rsidRPr="00FE059D">
        <w:rPr>
          <w:noProof/>
        </w:rPr>
        <w:drawing>
          <wp:inline distT="0" distB="0" distL="0" distR="0" wp14:anchorId="10AD9481" wp14:editId="710A6283">
            <wp:extent cx="6626225" cy="3078480"/>
            <wp:effectExtent l="0" t="0" r="3175" b="762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1C30" w14:textId="77777777" w:rsidR="00A10552" w:rsidRPr="00672333" w:rsidRDefault="00A10552" w:rsidP="00A10552">
      <w:pPr>
        <w:pStyle w:val="Heading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5CF669A2" w14:textId="6957B3F6" w:rsidR="006D1923" w:rsidRDefault="006D1923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 w:rsidRPr="006D1923">
        <w:rPr>
          <w:rStyle w:val="None"/>
          <w:lang w:val="en-US"/>
        </w:rPr>
        <w:t>Use the Google font</w:t>
      </w:r>
      <w:del w:id="3" w:author="Darina" w:date="2023-03-26T15:44:00Z">
        <w:r w:rsidRPr="006D1923" w:rsidDel="00024EE4">
          <w:rPr>
            <w:rStyle w:val="None"/>
            <w:lang w:val="en-US"/>
          </w:rPr>
          <w:delText>s</w:delText>
        </w:r>
      </w:del>
      <w:r>
        <w:rPr>
          <w:rStyle w:val="None"/>
          <w:lang w:val="en-US"/>
        </w:rPr>
        <w:t xml:space="preserve"> </w:t>
      </w:r>
      <w:r w:rsidR="00AB6AD6" w:rsidRPr="00024EE4">
        <w:rPr>
          <w:rStyle w:val="None"/>
          <w:b/>
          <w:bCs/>
          <w:lang w:val="en-US"/>
          <w:rPrChange w:id="4" w:author="Darina" w:date="2023-03-26T15:43:00Z">
            <w:rPr>
              <w:rStyle w:val="None"/>
              <w:lang w:val="en-US"/>
            </w:rPr>
          </w:rPrChange>
        </w:rPr>
        <w:t>Inter</w:t>
      </w:r>
      <w:del w:id="5" w:author="Darina" w:date="2023-03-26T15:42:00Z">
        <w:r w:rsidR="00AB6AD6" w:rsidDel="00024EE4">
          <w:rPr>
            <w:rStyle w:val="None"/>
            <w:lang w:val="en-US"/>
          </w:rPr>
          <w:delText xml:space="preserve"> </w:delText>
        </w:r>
        <w:r w:rsidDel="00024EE4">
          <w:rPr>
            <w:rStyle w:val="None"/>
            <w:lang w:val="en-US"/>
          </w:rPr>
          <w:delText>-</w:delText>
        </w:r>
      </w:del>
      <w:ins w:id="6" w:author="Darina" w:date="2023-03-26T15:43:00Z">
        <w:r w:rsidR="00024EE4">
          <w:rPr>
            <w:rStyle w:val="None"/>
            <w:lang w:val="en-US"/>
          </w:rPr>
          <w:t>:</w:t>
        </w:r>
      </w:ins>
      <w:r>
        <w:rPr>
          <w:rStyle w:val="None"/>
          <w:lang w:val="en-US"/>
        </w:rPr>
        <w:t xml:space="preserve"> </w:t>
      </w:r>
      <w:del w:id="7" w:author="Darina" w:date="2023-03-26T15:43:00Z">
        <w:r w:rsidRPr="006D1923" w:rsidDel="00024EE4">
          <w:rPr>
            <w:rStyle w:val="None"/>
            <w:lang w:val="en-US"/>
          </w:rPr>
          <w:delText>(</w:delText>
        </w:r>
      </w:del>
      <w:hyperlink r:id="rId9" w:history="1">
        <w:r w:rsidR="00AB6AD6" w:rsidRPr="00AB6AD6">
          <w:rPr>
            <w:rStyle w:val="Hyperlink"/>
          </w:rPr>
          <w:t>https://fonts.googleapis.com/css2?family=Inter:wght@100;200;300;400;500;600;700;800;900&amp;amp;display=swap</w:t>
        </w:r>
      </w:hyperlink>
      <w:hyperlink r:id="rId10" w:history="1"/>
      <w:del w:id="8" w:author="Darina" w:date="2023-03-26T15:43:00Z">
        <w:r w:rsidR="00E71A9A" w:rsidDel="00024EE4">
          <w:delText>)</w:delText>
        </w:r>
      </w:del>
      <w:ins w:id="9" w:author="Darina" w:date="2023-03-26T15:43:00Z">
        <w:r w:rsidR="00024EE4">
          <w:t>.</w:t>
        </w:r>
      </w:ins>
    </w:p>
    <w:p w14:paraId="7532B6DC" w14:textId="7A6966A1" w:rsidR="00CA36A5" w:rsidRPr="00CA36A5" w:rsidRDefault="00CA36A5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color w:val="auto"/>
          <w:lang w:val="en-US"/>
        </w:rPr>
      </w:pPr>
      <w:r>
        <w:rPr>
          <w:rStyle w:val="None"/>
          <w:lang w:val="en-US"/>
        </w:rPr>
        <w:t>Font Awesome</w:t>
      </w:r>
      <w:ins w:id="10" w:author="Darina" w:date="2023-03-26T15:43:00Z">
        <w:r w:rsidR="00024EE4">
          <w:rPr>
            <w:rStyle w:val="None"/>
            <w:lang w:val="en-US"/>
          </w:rPr>
          <w:t>:</w:t>
        </w:r>
      </w:ins>
      <w:r>
        <w:rPr>
          <w:rStyle w:val="None"/>
          <w:lang w:val="en-US"/>
        </w:rPr>
        <w:t xml:space="preserve"> </w:t>
      </w:r>
      <w:del w:id="11" w:author="Darina" w:date="2023-03-26T15:42:00Z">
        <w:r w:rsidDel="00024EE4">
          <w:rPr>
            <w:rStyle w:val="None"/>
            <w:lang w:val="en-US"/>
          </w:rPr>
          <w:delText>-</w:delText>
        </w:r>
      </w:del>
      <w:del w:id="12" w:author="Darina" w:date="2023-03-26T15:43:00Z">
        <w:r w:rsidDel="00024EE4">
          <w:rPr>
            <w:color w:val="auto"/>
          </w:rPr>
          <w:delText xml:space="preserve"> </w:delText>
        </w:r>
      </w:del>
      <w:hyperlink r:id="rId11" w:tgtFrame="_blank" w:history="1">
        <w:r w:rsidRPr="00CA36A5">
          <w:rPr>
            <w:rStyle w:val="normaltextrun"/>
            <w:color w:val="0563C1"/>
            <w:u w:val="single"/>
            <w:shd w:val="clear" w:color="auto" w:fill="FFFFFF"/>
          </w:rPr>
          <w:t>https://cdnjs.cloudflare.com/ajax/libs/font-awesome/6.3.0/css/all.min.css</w:t>
        </w:r>
      </w:hyperlink>
      <w:del w:id="13" w:author="Darina" w:date="2023-03-26T15:43:00Z">
        <w:r w:rsidRPr="00CA36A5" w:rsidDel="00024EE4">
          <w:rPr>
            <w:rStyle w:val="eop"/>
            <w:color w:val="auto"/>
            <w:shd w:val="clear" w:color="auto" w:fill="FFFFFF"/>
          </w:rPr>
          <w:delText> </w:delText>
        </w:r>
      </w:del>
      <w:ins w:id="14" w:author="Darina" w:date="2023-03-26T15:43:00Z">
        <w:r w:rsidR="00024EE4">
          <w:rPr>
            <w:rStyle w:val="eop"/>
            <w:color w:val="auto"/>
            <w:shd w:val="clear" w:color="auto" w:fill="FFFFFF"/>
          </w:rPr>
          <w:t>.</w:t>
        </w:r>
      </w:ins>
    </w:p>
    <w:p w14:paraId="2BB242DD" w14:textId="0B173530" w:rsidR="00A669C1" w:rsidRPr="00CA36A5" w:rsidRDefault="00965546" w:rsidP="00F33BF7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 w:rsidRPr="00672333">
        <w:rPr>
          <w:rStyle w:val="None"/>
          <w:lang w:val="en-US"/>
        </w:rPr>
        <w:t xml:space="preserve">The site should open correctly in the </w:t>
      </w:r>
      <w:r w:rsidRPr="00C17C2F">
        <w:rPr>
          <w:rStyle w:val="None"/>
          <w:b/>
          <w:bCs/>
          <w:lang w:val="en-US"/>
        </w:rPr>
        <w:t>latest</w:t>
      </w:r>
      <w:r w:rsidRPr="00672333">
        <w:rPr>
          <w:rStyle w:val="None"/>
          <w:lang w:val="en-US"/>
        </w:rPr>
        <w:t xml:space="preserve"> version of </w:t>
      </w:r>
      <w:r w:rsidRPr="00C17C2F">
        <w:rPr>
          <w:rStyle w:val="None"/>
          <w:b/>
          <w:bCs/>
          <w:lang w:val="en-US"/>
        </w:rPr>
        <w:t>Chrome</w:t>
      </w:r>
      <w:ins w:id="15" w:author="Darina" w:date="2023-03-26T15:43:00Z">
        <w:r w:rsidR="00024EE4" w:rsidRPr="00024EE4">
          <w:rPr>
            <w:rStyle w:val="None"/>
            <w:lang w:val="en-US"/>
            <w:rPrChange w:id="16" w:author="Darina" w:date="2023-03-26T15:43:00Z">
              <w:rPr>
                <w:rStyle w:val="None"/>
                <w:b/>
                <w:bCs/>
                <w:lang w:val="en-US"/>
              </w:rPr>
            </w:rPrChange>
          </w:rPr>
          <w:t>.</w:t>
        </w:r>
      </w:ins>
    </w:p>
    <w:sectPr w:rsidR="00A669C1" w:rsidRPr="00CA36A5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20B51" w14:textId="77777777" w:rsidR="00D848CA" w:rsidRDefault="00D848CA" w:rsidP="008068A2">
      <w:pPr>
        <w:spacing w:after="0" w:line="240" w:lineRule="auto"/>
      </w:pPr>
      <w:r>
        <w:separator/>
      </w:r>
    </w:p>
  </w:endnote>
  <w:endnote w:type="continuationSeparator" w:id="0">
    <w:p w14:paraId="71AD97A1" w14:textId="77777777" w:rsidR="00D848CA" w:rsidRDefault="00D848C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7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7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539FE" w14:textId="77777777" w:rsidR="00D848CA" w:rsidRDefault="00D848CA" w:rsidP="008068A2">
      <w:pPr>
        <w:spacing w:after="0" w:line="240" w:lineRule="auto"/>
      </w:pPr>
      <w:r>
        <w:separator/>
      </w:r>
    </w:p>
  </w:footnote>
  <w:footnote w:type="continuationSeparator" w:id="0">
    <w:p w14:paraId="09944FAB" w14:textId="77777777" w:rsidR="00D848CA" w:rsidRDefault="00D848C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765720">
    <w:abstractNumId w:val="4"/>
  </w:num>
  <w:num w:numId="2" w16cid:durableId="1704745573">
    <w:abstractNumId w:val="11"/>
  </w:num>
  <w:num w:numId="3" w16cid:durableId="2134474122">
    <w:abstractNumId w:val="6"/>
  </w:num>
  <w:num w:numId="4" w16cid:durableId="1906838483">
    <w:abstractNumId w:val="12"/>
  </w:num>
  <w:num w:numId="5" w16cid:durableId="1128546962">
    <w:abstractNumId w:val="5"/>
  </w:num>
  <w:num w:numId="6" w16cid:durableId="1626963843">
    <w:abstractNumId w:val="9"/>
  </w:num>
  <w:num w:numId="7" w16cid:durableId="408819235">
    <w:abstractNumId w:val="10"/>
  </w:num>
  <w:num w:numId="8" w16cid:durableId="777214696">
    <w:abstractNumId w:val="1"/>
  </w:num>
  <w:num w:numId="9" w16cid:durableId="1814252435">
    <w:abstractNumId w:val="8"/>
  </w:num>
  <w:num w:numId="10" w16cid:durableId="772671542">
    <w:abstractNumId w:val="3"/>
  </w:num>
  <w:num w:numId="11" w16cid:durableId="1981183690">
    <w:abstractNumId w:val="7"/>
  </w:num>
  <w:num w:numId="12" w16cid:durableId="499852475">
    <w:abstractNumId w:val="2"/>
  </w:num>
  <w:num w:numId="13" w16cid:durableId="491408328">
    <w:abstractNumId w:val="0"/>
  </w:num>
  <w:num w:numId="14" w16cid:durableId="1006904915">
    <w:abstractNumId w:val="13"/>
  </w:num>
  <w:numIdMacAtCleanup w:val="1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rina">
    <w15:presenceInfo w15:providerId="None" w15:userId="Darin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UxNgVSZsZGJko6SsGpxcWZ+XkgBRa1AMDayc4sAAAA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4EE4"/>
    <w:rsid w:val="00025F04"/>
    <w:rsid w:val="00035751"/>
    <w:rsid w:val="0004510E"/>
    <w:rsid w:val="000514D3"/>
    <w:rsid w:val="00051E5B"/>
    <w:rsid w:val="000548CA"/>
    <w:rsid w:val="00057929"/>
    <w:rsid w:val="000579ED"/>
    <w:rsid w:val="000606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036B"/>
    <w:rsid w:val="000B39E6"/>
    <w:rsid w:val="000B56F0"/>
    <w:rsid w:val="000C0F98"/>
    <w:rsid w:val="000C4365"/>
    <w:rsid w:val="000C5361"/>
    <w:rsid w:val="000E1E2F"/>
    <w:rsid w:val="000E5473"/>
    <w:rsid w:val="000F6054"/>
    <w:rsid w:val="00103906"/>
    <w:rsid w:val="00110677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4975"/>
    <w:rsid w:val="001A12F1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C8F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1D60"/>
    <w:rsid w:val="002766EB"/>
    <w:rsid w:val="002819B5"/>
    <w:rsid w:val="002824A9"/>
    <w:rsid w:val="002853F4"/>
    <w:rsid w:val="002949C7"/>
    <w:rsid w:val="002A2D2D"/>
    <w:rsid w:val="002B0CD7"/>
    <w:rsid w:val="002B2EC1"/>
    <w:rsid w:val="002B3BEE"/>
    <w:rsid w:val="002B3F84"/>
    <w:rsid w:val="002B79DB"/>
    <w:rsid w:val="002C539D"/>
    <w:rsid w:val="002C71C6"/>
    <w:rsid w:val="002D07CA"/>
    <w:rsid w:val="002D1F4D"/>
    <w:rsid w:val="002D74A4"/>
    <w:rsid w:val="002E77BB"/>
    <w:rsid w:val="002F1471"/>
    <w:rsid w:val="002F7D37"/>
    <w:rsid w:val="003005B7"/>
    <w:rsid w:val="00305122"/>
    <w:rsid w:val="0030731D"/>
    <w:rsid w:val="0031677C"/>
    <w:rsid w:val="003230CF"/>
    <w:rsid w:val="0033212E"/>
    <w:rsid w:val="0033490F"/>
    <w:rsid w:val="0033574B"/>
    <w:rsid w:val="003562FA"/>
    <w:rsid w:val="00362DE4"/>
    <w:rsid w:val="00370D32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27C8"/>
    <w:rsid w:val="003D575B"/>
    <w:rsid w:val="003E1013"/>
    <w:rsid w:val="003E167F"/>
    <w:rsid w:val="003E2A3C"/>
    <w:rsid w:val="003E2F33"/>
    <w:rsid w:val="003E6BFB"/>
    <w:rsid w:val="003E6FFB"/>
    <w:rsid w:val="003F1864"/>
    <w:rsid w:val="003F5917"/>
    <w:rsid w:val="0040779B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1741"/>
    <w:rsid w:val="004A7E77"/>
    <w:rsid w:val="004B0253"/>
    <w:rsid w:val="004B075E"/>
    <w:rsid w:val="004C0A80"/>
    <w:rsid w:val="004D03E1"/>
    <w:rsid w:val="004D29A9"/>
    <w:rsid w:val="004D2BD8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1D99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34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37131"/>
    <w:rsid w:val="00640502"/>
    <w:rsid w:val="00642271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1923"/>
    <w:rsid w:val="006D239A"/>
    <w:rsid w:val="006D2839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34499"/>
    <w:rsid w:val="007415A1"/>
    <w:rsid w:val="00741CBC"/>
    <w:rsid w:val="0075140D"/>
    <w:rsid w:val="00751F2E"/>
    <w:rsid w:val="00753D59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A7438"/>
    <w:rsid w:val="007B1315"/>
    <w:rsid w:val="007B1704"/>
    <w:rsid w:val="007B3686"/>
    <w:rsid w:val="007B4410"/>
    <w:rsid w:val="007B479C"/>
    <w:rsid w:val="007C2C37"/>
    <w:rsid w:val="007C3BF7"/>
    <w:rsid w:val="007C3E81"/>
    <w:rsid w:val="007C42AC"/>
    <w:rsid w:val="007D742F"/>
    <w:rsid w:val="007D77B6"/>
    <w:rsid w:val="007E0960"/>
    <w:rsid w:val="007E28BF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3375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97A32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C669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C5FD1"/>
    <w:rsid w:val="009D1805"/>
    <w:rsid w:val="009D51E5"/>
    <w:rsid w:val="009E0DE4"/>
    <w:rsid w:val="009E1A09"/>
    <w:rsid w:val="009F1A78"/>
    <w:rsid w:val="009F4D92"/>
    <w:rsid w:val="009F7D07"/>
    <w:rsid w:val="00A013D3"/>
    <w:rsid w:val="00A02545"/>
    <w:rsid w:val="00A025E6"/>
    <w:rsid w:val="00A043ED"/>
    <w:rsid w:val="00A05555"/>
    <w:rsid w:val="00A06D89"/>
    <w:rsid w:val="00A10552"/>
    <w:rsid w:val="00A12489"/>
    <w:rsid w:val="00A20D00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B6AD6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142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C2F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6A5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258BC"/>
    <w:rsid w:val="00D3404A"/>
    <w:rsid w:val="00D42038"/>
    <w:rsid w:val="00D42A25"/>
    <w:rsid w:val="00D4354E"/>
    <w:rsid w:val="00D43F69"/>
    <w:rsid w:val="00D443B2"/>
    <w:rsid w:val="00D50F79"/>
    <w:rsid w:val="00D568DA"/>
    <w:rsid w:val="00D63F63"/>
    <w:rsid w:val="00D6711C"/>
    <w:rsid w:val="00D72644"/>
    <w:rsid w:val="00D73957"/>
    <w:rsid w:val="00D8395C"/>
    <w:rsid w:val="00D848CA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E7944"/>
    <w:rsid w:val="00DF00FA"/>
    <w:rsid w:val="00DF3395"/>
    <w:rsid w:val="00DF57D8"/>
    <w:rsid w:val="00DF6F6D"/>
    <w:rsid w:val="00DF71C8"/>
    <w:rsid w:val="00E010A2"/>
    <w:rsid w:val="00E032C5"/>
    <w:rsid w:val="00E06508"/>
    <w:rsid w:val="00E12983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674A5"/>
    <w:rsid w:val="00E71A9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E059D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character" w:customStyle="1" w:styleId="normaltextrun">
    <w:name w:val="normaltextrun"/>
    <w:basedOn w:val="DefaultParagraphFont"/>
    <w:rsid w:val="00CA36A5"/>
  </w:style>
  <w:style w:type="character" w:customStyle="1" w:styleId="eop">
    <w:name w:val="eop"/>
    <w:basedOn w:val="DefaultParagraphFont"/>
    <w:rsid w:val="00CA36A5"/>
  </w:style>
  <w:style w:type="paragraph" w:styleId="Revision">
    <w:name w:val="Revision"/>
    <w:hidden/>
    <w:uiPriority w:val="99"/>
    <w:semiHidden/>
    <w:rsid w:val="00024E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5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dnjs.cloudflare.com/ajax/libs/font-awesome/6.3.0/css/all.min.css" TargetMode="External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openxmlformats.org/officeDocument/2006/relationships/hyperlink" Target="https://fonts.googleapis.com/css?family=Open+San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2?family=Inter:wght@100;200;300;400;500;600;700;800;900&amp;amp;display=swap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6E4BA-A51D-4DF0-B231-ACC893391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</Pages>
  <Words>114</Words>
  <Characters>656</Characters>
  <Application>Microsoft Office Word</Application>
  <DocSecurity>0</DocSecurity>
  <Lines>5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Darina</cp:lastModifiedBy>
  <cp:revision>353</cp:revision>
  <cp:lastPrinted>2015-10-26T22:35:00Z</cp:lastPrinted>
  <dcterms:created xsi:type="dcterms:W3CDTF">2019-11-12T12:29:00Z</dcterms:created>
  <dcterms:modified xsi:type="dcterms:W3CDTF">2023-03-26T12:44:00Z</dcterms:modified>
  <cp:category>computer programming;programming;software development;software engineering</cp:category>
</cp:coreProperties>
</file>